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390536" w14:textId="676B02E7" w:rsidR="006A0859" w:rsidRPr="006A0859" w:rsidRDefault="006A0859" w:rsidP="002B194A">
      <w:pPr>
        <w:spacing w:after="0" w:line="360" w:lineRule="auto"/>
        <w:rPr>
          <w:rFonts w:ascii="Helvetica" w:hAnsi="Helvetica" w:cs="Times New Roman"/>
          <w:b/>
          <w:bCs/>
          <w:color w:val="000000" w:themeColor="text1"/>
        </w:rPr>
      </w:pPr>
      <w:r w:rsidRPr="006A0859">
        <w:rPr>
          <w:rFonts w:ascii="Helvetica" w:hAnsi="Helvetica" w:cs="Times New Roman"/>
          <w:b/>
          <w:bCs/>
          <w:color w:val="000000" w:themeColor="text1"/>
        </w:rPr>
        <w:t xml:space="preserve">Title: </w:t>
      </w:r>
      <w:r w:rsidRPr="006A0859">
        <w:rPr>
          <w:rFonts w:ascii="Helvetica" w:hAnsi="Helvetica" w:cs="Times New Roman"/>
          <w:color w:val="000000" w:themeColor="text1"/>
        </w:rPr>
        <w:t xml:space="preserve">Pupil correlates of decision variables in mice playing a </w:t>
      </w:r>
      <w:r w:rsidR="00ED7474">
        <w:rPr>
          <w:rFonts w:ascii="Helvetica" w:hAnsi="Helvetica" w:cs="Times New Roman"/>
          <w:color w:val="000000" w:themeColor="text1"/>
        </w:rPr>
        <w:t xml:space="preserve">competitive </w:t>
      </w:r>
      <w:r w:rsidRPr="006A0859">
        <w:rPr>
          <w:rFonts w:ascii="Helvetica" w:hAnsi="Helvetica" w:cs="Times New Roman"/>
          <w:color w:val="000000" w:themeColor="text1"/>
        </w:rPr>
        <w:t>mixed-strategy game</w:t>
      </w:r>
    </w:p>
    <w:p w14:paraId="1089D5DE" w14:textId="77777777" w:rsidR="006A0859" w:rsidRPr="006A0859" w:rsidRDefault="006A0859" w:rsidP="002B194A">
      <w:pPr>
        <w:spacing w:after="0" w:line="360" w:lineRule="auto"/>
        <w:rPr>
          <w:rFonts w:ascii="Helvetica" w:hAnsi="Helvetica" w:cs="Times New Roman"/>
          <w:color w:val="000000" w:themeColor="text1"/>
        </w:rPr>
      </w:pPr>
    </w:p>
    <w:p w14:paraId="12DE52D5" w14:textId="6FBE0FD6" w:rsidR="006A0859" w:rsidRPr="006A0859" w:rsidRDefault="006A0859" w:rsidP="002B194A">
      <w:pPr>
        <w:spacing w:after="0" w:line="360" w:lineRule="auto"/>
        <w:rPr>
          <w:rFonts w:ascii="Helvetica" w:hAnsi="Helvetica" w:cs="Times New Roman"/>
          <w:color w:val="000000" w:themeColor="text1"/>
        </w:rPr>
      </w:pPr>
      <w:r w:rsidRPr="006A0859">
        <w:rPr>
          <w:rFonts w:ascii="Helvetica" w:hAnsi="Helvetica" w:cs="Times New Roman"/>
          <w:b/>
          <w:bCs/>
          <w:color w:val="000000" w:themeColor="text1"/>
        </w:rPr>
        <w:t>Authors:</w:t>
      </w:r>
      <w:r w:rsidRPr="006A0859">
        <w:rPr>
          <w:rFonts w:ascii="Helvetica" w:hAnsi="Helvetica" w:cs="Times New Roman"/>
          <w:color w:val="000000" w:themeColor="text1"/>
        </w:rPr>
        <w:t xml:space="preserve"> </w:t>
      </w:r>
      <w:proofErr w:type="spellStart"/>
      <w:r>
        <w:rPr>
          <w:rFonts w:ascii="Helvetica" w:hAnsi="Helvetica" w:cs="Times New Roman"/>
          <w:color w:val="000000" w:themeColor="text1"/>
        </w:rPr>
        <w:t>Hongli</w:t>
      </w:r>
      <w:proofErr w:type="spellEnd"/>
      <w:r>
        <w:rPr>
          <w:rFonts w:ascii="Helvetica" w:hAnsi="Helvetica" w:cs="Times New Roman"/>
          <w:color w:val="000000" w:themeColor="text1"/>
        </w:rPr>
        <w:t xml:space="preserve"> Wang</w:t>
      </w:r>
      <w:r w:rsidRPr="006A0859">
        <w:rPr>
          <w:rFonts w:ascii="Helvetica" w:hAnsi="Helvetica" w:cs="Times New Roman"/>
          <w:color w:val="000000" w:themeColor="text1"/>
          <w:vertAlign w:val="superscript"/>
        </w:rPr>
        <w:t>1</w:t>
      </w:r>
      <w:r w:rsidRPr="006A0859">
        <w:rPr>
          <w:rFonts w:ascii="Helvetica" w:hAnsi="Helvetica" w:cs="Times New Roman"/>
          <w:color w:val="000000" w:themeColor="text1"/>
        </w:rPr>
        <w:t xml:space="preserve">, </w:t>
      </w:r>
      <w:r>
        <w:rPr>
          <w:rFonts w:ascii="Helvetica" w:hAnsi="Helvetica" w:cs="Times New Roman"/>
          <w:color w:val="000000" w:themeColor="text1"/>
        </w:rPr>
        <w:t xml:space="preserve">Heather </w:t>
      </w:r>
      <w:r w:rsidR="00BE4F61">
        <w:rPr>
          <w:rFonts w:ascii="Helvetica" w:hAnsi="Helvetica" w:cs="Times New Roman"/>
          <w:color w:val="000000" w:themeColor="text1"/>
        </w:rPr>
        <w:t xml:space="preserve">K. </w:t>
      </w:r>
      <w:r>
        <w:rPr>
          <w:rFonts w:ascii="Helvetica" w:hAnsi="Helvetica" w:cs="Times New Roman"/>
          <w:color w:val="000000" w:themeColor="text1"/>
        </w:rPr>
        <w:t>Ortega</w:t>
      </w:r>
      <w:r>
        <w:rPr>
          <w:rFonts w:ascii="Helvetica" w:hAnsi="Helvetica" w:cs="Times New Roman"/>
          <w:color w:val="000000" w:themeColor="text1"/>
          <w:vertAlign w:val="superscript"/>
        </w:rPr>
        <w:t>1</w:t>
      </w:r>
      <w:r w:rsidRPr="006A0859">
        <w:rPr>
          <w:rFonts w:ascii="Helvetica" w:hAnsi="Helvetica" w:cs="Times New Roman"/>
          <w:color w:val="000000" w:themeColor="text1"/>
        </w:rPr>
        <w:t xml:space="preserve">, </w:t>
      </w:r>
      <w:r>
        <w:rPr>
          <w:rFonts w:ascii="Helvetica" w:hAnsi="Helvetica" w:cs="Times New Roman"/>
          <w:color w:val="000000" w:themeColor="text1"/>
        </w:rPr>
        <w:t>Huriye Atilgan</w:t>
      </w:r>
      <w:r w:rsidRPr="006A0859">
        <w:rPr>
          <w:rFonts w:ascii="Helvetica" w:hAnsi="Helvetica" w:cs="Times New Roman"/>
          <w:color w:val="000000" w:themeColor="text1"/>
          <w:vertAlign w:val="superscript"/>
        </w:rPr>
        <w:t>2</w:t>
      </w:r>
      <w:r>
        <w:rPr>
          <w:rFonts w:ascii="Helvetica" w:hAnsi="Helvetica" w:cs="Times New Roman"/>
          <w:color w:val="000000" w:themeColor="text1"/>
        </w:rPr>
        <w:t xml:space="preserve">, Cayla </w:t>
      </w:r>
      <w:r w:rsidR="000467F8">
        <w:rPr>
          <w:rFonts w:ascii="Helvetica" w:hAnsi="Helvetica" w:cs="Times New Roman"/>
          <w:color w:val="000000" w:themeColor="text1"/>
        </w:rPr>
        <w:t xml:space="preserve">E. </w:t>
      </w:r>
      <w:r>
        <w:rPr>
          <w:rFonts w:ascii="Helvetica" w:hAnsi="Helvetica" w:cs="Times New Roman"/>
          <w:color w:val="000000" w:themeColor="text1"/>
        </w:rPr>
        <w:t>Murphy</w:t>
      </w:r>
      <w:r w:rsidRPr="006A0859">
        <w:rPr>
          <w:rFonts w:ascii="Helvetica" w:hAnsi="Helvetica" w:cs="Times New Roman"/>
          <w:color w:val="000000" w:themeColor="text1"/>
          <w:vertAlign w:val="superscript"/>
        </w:rPr>
        <w:t>2</w:t>
      </w:r>
      <w:r>
        <w:rPr>
          <w:rFonts w:ascii="Helvetica" w:hAnsi="Helvetica" w:cs="Times New Roman"/>
          <w:color w:val="000000" w:themeColor="text1"/>
        </w:rPr>
        <w:t xml:space="preserve">, </w:t>
      </w:r>
      <w:r w:rsidRPr="006A0859">
        <w:rPr>
          <w:rFonts w:ascii="Helvetica" w:hAnsi="Helvetica" w:cs="Times New Roman"/>
          <w:color w:val="000000" w:themeColor="text1"/>
        </w:rPr>
        <w:t>Alex C. Kwan</w:t>
      </w:r>
      <w:r w:rsidRPr="006A0859">
        <w:rPr>
          <w:rFonts w:ascii="Helvetica" w:hAnsi="Helvetica" w:cs="Times New Roman"/>
          <w:color w:val="000000" w:themeColor="text1"/>
          <w:vertAlign w:val="superscript"/>
        </w:rPr>
        <w:t>2,3</w:t>
      </w:r>
    </w:p>
    <w:p w14:paraId="761C7D28" w14:textId="40686199" w:rsidR="006A0859" w:rsidRPr="006A0859" w:rsidRDefault="006A0859" w:rsidP="002B194A">
      <w:pPr>
        <w:spacing w:after="0" w:line="360" w:lineRule="auto"/>
        <w:rPr>
          <w:rFonts w:ascii="Helvetica" w:hAnsi="Helvetica" w:cs="Times New Roman"/>
          <w:color w:val="000000" w:themeColor="text1"/>
        </w:rPr>
      </w:pPr>
      <w:r w:rsidRPr="006A0859">
        <w:rPr>
          <w:rFonts w:ascii="Helvetica" w:hAnsi="Helvetica" w:cs="Times New Roman"/>
          <w:color w:val="000000" w:themeColor="text1"/>
          <w:vertAlign w:val="superscript"/>
        </w:rPr>
        <w:t>1</w:t>
      </w:r>
      <w:r>
        <w:rPr>
          <w:rFonts w:ascii="Helvetica" w:hAnsi="Helvetica" w:cs="Times New Roman"/>
          <w:color w:val="000000" w:themeColor="text1"/>
        </w:rPr>
        <w:t>Interdepartmental Neuroscience Program</w:t>
      </w:r>
      <w:r w:rsidRPr="006A0859">
        <w:rPr>
          <w:rFonts w:ascii="Helvetica" w:hAnsi="Helvetica" w:cs="Times New Roman"/>
          <w:color w:val="000000" w:themeColor="text1"/>
        </w:rPr>
        <w:t>,</w:t>
      </w:r>
    </w:p>
    <w:p w14:paraId="3DFA682F" w14:textId="77777777" w:rsidR="006A0859" w:rsidRPr="006A0859" w:rsidRDefault="006A0859" w:rsidP="002B194A">
      <w:pPr>
        <w:spacing w:after="0" w:line="360" w:lineRule="auto"/>
        <w:rPr>
          <w:rFonts w:ascii="Helvetica" w:hAnsi="Helvetica" w:cs="Times New Roman"/>
          <w:color w:val="000000" w:themeColor="text1"/>
        </w:rPr>
      </w:pPr>
      <w:r w:rsidRPr="006A0859">
        <w:rPr>
          <w:rFonts w:ascii="Helvetica" w:hAnsi="Helvetica" w:cs="Times New Roman"/>
          <w:color w:val="000000" w:themeColor="text1"/>
          <w:vertAlign w:val="superscript"/>
        </w:rPr>
        <w:t>2</w:t>
      </w:r>
      <w:r w:rsidRPr="006A0859">
        <w:rPr>
          <w:rFonts w:ascii="Helvetica" w:hAnsi="Helvetica" w:cs="Times New Roman"/>
          <w:color w:val="000000" w:themeColor="text1"/>
        </w:rPr>
        <w:t>Department of Psychiatry,</w:t>
      </w:r>
    </w:p>
    <w:p w14:paraId="4A7BA844" w14:textId="77777777" w:rsidR="006A0859" w:rsidRPr="006A0859" w:rsidRDefault="006A0859" w:rsidP="002B194A">
      <w:pPr>
        <w:spacing w:after="0" w:line="360" w:lineRule="auto"/>
        <w:rPr>
          <w:rFonts w:ascii="Helvetica" w:hAnsi="Helvetica" w:cs="Times New Roman"/>
          <w:color w:val="000000" w:themeColor="text1"/>
        </w:rPr>
      </w:pPr>
      <w:r w:rsidRPr="006A0859">
        <w:rPr>
          <w:rFonts w:ascii="Helvetica" w:hAnsi="Helvetica" w:cs="Times New Roman"/>
          <w:color w:val="000000" w:themeColor="text1"/>
          <w:vertAlign w:val="superscript"/>
        </w:rPr>
        <w:t>3</w:t>
      </w:r>
      <w:r w:rsidRPr="006A0859">
        <w:rPr>
          <w:rFonts w:ascii="Helvetica" w:hAnsi="Helvetica" w:cs="Times New Roman"/>
          <w:color w:val="000000" w:themeColor="text1"/>
        </w:rPr>
        <w:t>Department of Neuroscience,</w:t>
      </w:r>
    </w:p>
    <w:p w14:paraId="04F326B4" w14:textId="77777777" w:rsidR="006A0859" w:rsidRPr="006A0859" w:rsidRDefault="006A0859" w:rsidP="002B194A">
      <w:pPr>
        <w:spacing w:after="0" w:line="360" w:lineRule="auto"/>
        <w:rPr>
          <w:rFonts w:ascii="Helvetica" w:hAnsi="Helvetica" w:cs="Arial"/>
          <w:color w:val="000000" w:themeColor="text1"/>
        </w:rPr>
      </w:pPr>
      <w:r w:rsidRPr="006A0859">
        <w:rPr>
          <w:rFonts w:ascii="Helvetica" w:hAnsi="Helvetica" w:cs="Arial"/>
          <w:color w:val="000000" w:themeColor="text1"/>
        </w:rPr>
        <w:t>Yale University School of Medicine, New Haven, Connecticut, 06511, USA</w:t>
      </w:r>
    </w:p>
    <w:p w14:paraId="7F206D60" w14:textId="77777777" w:rsidR="006A0859" w:rsidRPr="006A0859" w:rsidRDefault="006A0859" w:rsidP="002B194A">
      <w:pPr>
        <w:spacing w:after="0" w:line="360" w:lineRule="auto"/>
        <w:rPr>
          <w:rFonts w:ascii="Helvetica" w:hAnsi="Helvetica" w:cs="Arial"/>
          <w:color w:val="000000" w:themeColor="text1"/>
        </w:rPr>
      </w:pPr>
      <w:r w:rsidRPr="006A0859">
        <w:rPr>
          <w:rFonts w:ascii="Helvetica" w:hAnsi="Helvetica" w:cs="Arial"/>
          <w:color w:val="000000" w:themeColor="text1"/>
        </w:rPr>
        <w:t>Correspondence: alex.kwan@yale.edu</w:t>
      </w:r>
    </w:p>
    <w:p w14:paraId="1A10FF9A" w14:textId="77777777" w:rsidR="006A0859" w:rsidRPr="006A0859" w:rsidRDefault="006A0859" w:rsidP="002B194A">
      <w:pPr>
        <w:spacing w:after="0" w:line="360" w:lineRule="auto"/>
        <w:rPr>
          <w:rFonts w:ascii="Helvetica" w:hAnsi="Helvetica" w:cs="Arial"/>
          <w:b/>
          <w:color w:val="000000" w:themeColor="text1"/>
          <w:u w:val="single"/>
        </w:rPr>
      </w:pPr>
    </w:p>
    <w:p w14:paraId="5ED9B233" w14:textId="77777777" w:rsidR="006A0859" w:rsidRDefault="006A0859" w:rsidP="002B194A">
      <w:pPr>
        <w:spacing w:after="0" w:line="360" w:lineRule="auto"/>
        <w:rPr>
          <w:rFonts w:ascii="Helvetica" w:hAnsi="Helvetica" w:cs="Times New Roman"/>
        </w:rPr>
      </w:pPr>
      <w:r w:rsidRPr="006A0859">
        <w:rPr>
          <w:rFonts w:ascii="Helvetica" w:hAnsi="Helvetica" w:cs="Times New Roman"/>
          <w:b/>
          <w:bCs/>
          <w:color w:val="000000" w:themeColor="text1"/>
        </w:rPr>
        <w:t>Abstract</w:t>
      </w:r>
    </w:p>
    <w:p w14:paraId="43AF7291" w14:textId="24FEAD46" w:rsidR="006A0859" w:rsidRDefault="003C5DFE" w:rsidP="003C5DFE">
      <w:pPr>
        <w:spacing w:after="0" w:line="360" w:lineRule="auto"/>
        <w:ind w:firstLine="720"/>
        <w:rPr>
          <w:rFonts w:ascii="Helvetica" w:hAnsi="Helvetica" w:cs="Times New Roman"/>
        </w:rPr>
      </w:pPr>
      <w:r>
        <w:rPr>
          <w:rFonts w:ascii="Helvetica" w:hAnsi="Helvetica" w:cs="Times New Roman"/>
        </w:rPr>
        <w:t xml:space="preserve">Animals are flexible decision makers and can adapt to </w:t>
      </w:r>
      <w:del w:id="0" w:author="Alex Kwan" w:date="2021-06-16T10:47:00Z">
        <w:r w:rsidDel="004E4DE2">
          <w:rPr>
            <w:rFonts w:ascii="Helvetica" w:hAnsi="Helvetica" w:cs="Times New Roman"/>
          </w:rPr>
          <w:delText xml:space="preserve">changing environments. This need for adaptation can occur because of evolving task rules, but can also arise due to </w:delText>
        </w:r>
      </w:del>
      <w:r>
        <w:rPr>
          <w:rFonts w:ascii="Helvetica" w:hAnsi="Helvetica" w:cs="Times New Roman"/>
        </w:rPr>
        <w:t>competitive pressure. More specifically,</w:t>
      </w:r>
      <w:r w:rsidR="00C5189D">
        <w:rPr>
          <w:rFonts w:ascii="Helvetica" w:hAnsi="Helvetica" w:cs="Times New Roman"/>
        </w:rPr>
        <w:t xml:space="preserve"> in a competitive task involving two players where the outcome is contingent on choices of both players</w:t>
      </w:r>
      <w:r>
        <w:rPr>
          <w:rFonts w:ascii="Helvetica" w:hAnsi="Helvetica" w:cs="Times New Roman"/>
        </w:rPr>
        <w:t xml:space="preserve">, the animal must continually adjust </w:t>
      </w:r>
      <w:del w:id="1" w:author="Alex Kwan" w:date="2021-06-16T10:52:00Z">
        <w:r w:rsidDel="008119AD">
          <w:rPr>
            <w:rFonts w:ascii="Helvetica" w:hAnsi="Helvetica" w:cs="Times New Roman"/>
          </w:rPr>
          <w:delText>to maintain a competitive advantage</w:delText>
        </w:r>
      </w:del>
      <w:ins w:id="2" w:author="Alex Kwan" w:date="2021-06-16T10:52:00Z">
        <w:r w:rsidR="008119AD">
          <w:rPr>
            <w:rFonts w:ascii="Helvetica" w:hAnsi="Helvetica" w:cs="Times New Roman"/>
          </w:rPr>
          <w:t>or risk being exploited and losing out on rewards</w:t>
        </w:r>
      </w:ins>
      <w:r>
        <w:rPr>
          <w:rFonts w:ascii="Helvetica" w:hAnsi="Helvetica" w:cs="Times New Roman"/>
        </w:rPr>
        <w:t xml:space="preserve">. In this study, we </w:t>
      </w:r>
      <w:del w:id="3" w:author="Alex Kwan" w:date="2021-06-16T10:53:00Z">
        <w:r w:rsidDel="008119AD">
          <w:rPr>
            <w:rFonts w:ascii="Helvetica" w:hAnsi="Helvetica" w:cs="Times New Roman"/>
          </w:rPr>
          <w:delText xml:space="preserve">show </w:delText>
        </w:r>
      </w:del>
      <w:ins w:id="4" w:author="Alex Kwan" w:date="2021-06-16T10:53:00Z">
        <w:r w:rsidR="008119AD">
          <w:rPr>
            <w:rFonts w:ascii="Helvetica" w:hAnsi="Helvetica" w:cs="Times New Roman"/>
          </w:rPr>
          <w:t>demonstrate</w:t>
        </w:r>
        <w:r w:rsidR="008119AD">
          <w:rPr>
            <w:rFonts w:ascii="Helvetica" w:hAnsi="Helvetica" w:cs="Times New Roman"/>
          </w:rPr>
          <w:t xml:space="preserve"> </w:t>
        </w:r>
      </w:ins>
      <w:r>
        <w:rPr>
          <w:rFonts w:ascii="Helvetica" w:hAnsi="Helvetica" w:cs="Times New Roman"/>
        </w:rPr>
        <w:t xml:space="preserve">that head-fixed mice can be trained to play </w:t>
      </w:r>
      <w:r w:rsidR="00E60745">
        <w:rPr>
          <w:rFonts w:ascii="Helvetica" w:hAnsi="Helvetica" w:cs="Times New Roman"/>
        </w:rPr>
        <w:t>the</w:t>
      </w:r>
      <w:ins w:id="5" w:author="Alex Kwan" w:date="2021-06-16T10:53:00Z">
        <w:r w:rsidR="008119AD">
          <w:rPr>
            <w:rFonts w:ascii="Helvetica" w:hAnsi="Helvetica" w:cs="Times New Roman"/>
          </w:rPr>
          <w:t xml:space="preserve"> iterative</w:t>
        </w:r>
      </w:ins>
      <w:r w:rsidR="00E60745">
        <w:rPr>
          <w:rFonts w:ascii="Helvetica" w:hAnsi="Helvetica" w:cs="Times New Roman"/>
        </w:rPr>
        <w:t xml:space="preserve"> </w:t>
      </w:r>
      <w:ins w:id="6" w:author="Alex Kwan" w:date="2021-06-16T10:53:00Z">
        <w:r w:rsidR="008119AD">
          <w:rPr>
            <w:rFonts w:ascii="Helvetica" w:hAnsi="Helvetica" w:cs="Times New Roman"/>
          </w:rPr>
          <w:t>competitive game ‘</w:t>
        </w:r>
      </w:ins>
      <w:r w:rsidR="00E60745">
        <w:rPr>
          <w:rFonts w:ascii="Helvetica" w:hAnsi="Helvetica" w:cs="Times New Roman"/>
        </w:rPr>
        <w:t>matching pennies</w:t>
      </w:r>
      <w:ins w:id="7" w:author="Alex Kwan" w:date="2021-06-16T10:53:00Z">
        <w:r w:rsidR="008119AD">
          <w:rPr>
            <w:rFonts w:ascii="Helvetica" w:hAnsi="Helvetica" w:cs="Times New Roman"/>
          </w:rPr>
          <w:t>’</w:t>
        </w:r>
      </w:ins>
      <w:r w:rsidR="00E60745">
        <w:rPr>
          <w:rFonts w:ascii="Helvetica" w:hAnsi="Helvetica" w:cs="Times New Roman"/>
        </w:rPr>
        <w:t xml:space="preserve"> </w:t>
      </w:r>
      <w:del w:id="8" w:author="Alex Kwan" w:date="2021-06-16T10:53:00Z">
        <w:r w:rsidR="00E60745" w:rsidDel="008119AD">
          <w:rPr>
            <w:rFonts w:ascii="Helvetica" w:hAnsi="Helvetica" w:cs="Times New Roman"/>
          </w:rPr>
          <w:delText xml:space="preserve">game </w:delText>
        </w:r>
      </w:del>
      <w:r w:rsidR="00E60745">
        <w:rPr>
          <w:rFonts w:ascii="Helvetica" w:hAnsi="Helvetica" w:cs="Times New Roman"/>
        </w:rPr>
        <w:t>against a virtual computer opponent</w:t>
      </w:r>
      <w:r>
        <w:rPr>
          <w:rFonts w:ascii="Helvetica" w:hAnsi="Helvetica" w:cs="Times New Roman"/>
        </w:rPr>
        <w:t>. Compari</w:t>
      </w:r>
      <w:r w:rsidR="00620382">
        <w:rPr>
          <w:rFonts w:ascii="Helvetica" w:hAnsi="Helvetica" w:cs="Times New Roman"/>
        </w:rPr>
        <w:t xml:space="preserve">ng </w:t>
      </w:r>
      <w:r w:rsidR="008D5EBE">
        <w:rPr>
          <w:rFonts w:ascii="Helvetica" w:hAnsi="Helvetica" w:cs="Times New Roman"/>
        </w:rPr>
        <w:t xml:space="preserve">between </w:t>
      </w:r>
      <w:r>
        <w:rPr>
          <w:rFonts w:ascii="Helvetica" w:hAnsi="Helvetica" w:cs="Times New Roman"/>
        </w:rPr>
        <w:t xml:space="preserve">a variety of learning algorithms, we </w:t>
      </w:r>
      <w:del w:id="9" w:author="Alex Kwan" w:date="2021-06-16T10:53:00Z">
        <w:r w:rsidDel="008119AD">
          <w:rPr>
            <w:rFonts w:ascii="Helvetica" w:hAnsi="Helvetica" w:cs="Times New Roman"/>
          </w:rPr>
          <w:delText xml:space="preserve">demonstrate </w:delText>
        </w:r>
      </w:del>
      <w:ins w:id="10" w:author="Alex Kwan" w:date="2021-06-16T10:53:00Z">
        <w:r w:rsidR="008119AD">
          <w:rPr>
            <w:rFonts w:ascii="Helvetica" w:hAnsi="Helvetica" w:cs="Times New Roman"/>
          </w:rPr>
          <w:t>show</w:t>
        </w:r>
        <w:r w:rsidR="008119AD">
          <w:rPr>
            <w:rFonts w:ascii="Helvetica" w:hAnsi="Helvetica" w:cs="Times New Roman"/>
          </w:rPr>
          <w:t xml:space="preserve"> </w:t>
        </w:r>
      </w:ins>
      <w:r>
        <w:rPr>
          <w:rFonts w:ascii="Helvetica" w:hAnsi="Helvetica" w:cs="Times New Roman"/>
        </w:rPr>
        <w:t xml:space="preserve">that the animals’ performance is well described by a hybrid computational model </w:t>
      </w:r>
      <w:r w:rsidR="003E4248">
        <w:rPr>
          <w:rFonts w:ascii="Helvetica" w:hAnsi="Helvetica" w:cs="Times New Roman"/>
        </w:rPr>
        <w:t>that includes</w:t>
      </w:r>
      <w:r>
        <w:rPr>
          <w:rFonts w:ascii="Helvetica" w:hAnsi="Helvetica" w:cs="Times New Roman"/>
        </w:rPr>
        <w:t xml:space="preserve"> Q-learning and choice kernel. To understand the </w:t>
      </w:r>
      <w:del w:id="11" w:author="Alex Kwan" w:date="2021-06-16T10:54:00Z">
        <w:r w:rsidDel="00B80534">
          <w:rPr>
            <w:rFonts w:ascii="Helvetica" w:hAnsi="Helvetica" w:cs="Times New Roman"/>
          </w:rPr>
          <w:delText>underlying neural</w:delText>
        </w:r>
      </w:del>
      <w:ins w:id="12" w:author="Alex Kwan" w:date="2021-06-16T10:54:00Z">
        <w:r w:rsidR="00B80534">
          <w:rPr>
            <w:rFonts w:ascii="Helvetica" w:hAnsi="Helvetica" w:cs="Times New Roman"/>
          </w:rPr>
          <w:t>involvement of neuromodulatory</w:t>
        </w:r>
      </w:ins>
      <w:r>
        <w:rPr>
          <w:rFonts w:ascii="Helvetica" w:hAnsi="Helvetica" w:cs="Times New Roman"/>
        </w:rPr>
        <w:t xml:space="preserve"> mechanisms, we measure fluctuations in pupil size and use multiple linear regression to relate the trial-by-trial transient pupil response</w:t>
      </w:r>
      <w:r w:rsidR="00F52022">
        <w:rPr>
          <w:rFonts w:ascii="Helvetica" w:hAnsi="Helvetica" w:cs="Times New Roman"/>
        </w:rPr>
        <w:t>s</w:t>
      </w:r>
      <w:r>
        <w:rPr>
          <w:rFonts w:ascii="Helvetica" w:hAnsi="Helvetica" w:cs="Times New Roman"/>
        </w:rPr>
        <w:t xml:space="preserve"> to decision-related variables. The</w:t>
      </w:r>
      <w:del w:id="13" w:author="Alex Kwan" w:date="2021-06-16T10:54:00Z">
        <w:r w:rsidDel="00B80534">
          <w:rPr>
            <w:rFonts w:ascii="Helvetica" w:hAnsi="Helvetica" w:cs="Times New Roman"/>
          </w:rPr>
          <w:delText>se</w:delText>
        </w:r>
      </w:del>
      <w:r>
        <w:rPr>
          <w:rFonts w:ascii="Helvetica" w:hAnsi="Helvetica" w:cs="Times New Roman"/>
        </w:rPr>
        <w:t xml:space="preserve"> analys</w:t>
      </w:r>
      <w:ins w:id="14" w:author="Alex Kwan" w:date="2021-06-16T10:54:00Z">
        <w:r w:rsidR="00B80534">
          <w:rPr>
            <w:rFonts w:ascii="Helvetica" w:hAnsi="Helvetica" w:cs="Times New Roman"/>
          </w:rPr>
          <w:t>i</w:t>
        </w:r>
      </w:ins>
      <w:del w:id="15" w:author="Alex Kwan" w:date="2021-06-16T10:54:00Z">
        <w:r w:rsidDel="00B80534">
          <w:rPr>
            <w:rFonts w:ascii="Helvetica" w:hAnsi="Helvetica" w:cs="Times New Roman"/>
          </w:rPr>
          <w:delText>e</w:delText>
        </w:r>
      </w:del>
      <w:r>
        <w:rPr>
          <w:rFonts w:ascii="Helvetica" w:hAnsi="Helvetica" w:cs="Times New Roman"/>
        </w:rPr>
        <w:t xml:space="preserve">s revealed that pupil responses are modulated by observable variables, including choice and outcome, as well as latent variables for value updating, but not action selection. </w:t>
      </w:r>
      <w:r w:rsidR="008A3665">
        <w:rPr>
          <w:rFonts w:ascii="Helvetica" w:hAnsi="Helvetica" w:cs="Times New Roman"/>
        </w:rPr>
        <w:t>Finally, we contrast the</w:t>
      </w:r>
      <w:r w:rsidR="001D3044">
        <w:rPr>
          <w:rFonts w:ascii="Helvetica" w:hAnsi="Helvetica" w:cs="Times New Roman"/>
        </w:rPr>
        <w:t>se results</w:t>
      </w:r>
      <w:r w:rsidR="00DE5CDA">
        <w:rPr>
          <w:rFonts w:ascii="Helvetica" w:hAnsi="Helvetica" w:cs="Times New Roman"/>
        </w:rPr>
        <w:t xml:space="preserve"> </w:t>
      </w:r>
      <w:del w:id="16" w:author="Alex Kwan" w:date="2021-06-16T10:55:00Z">
        <w:r w:rsidR="00DE5CDA" w:rsidDel="00B80534">
          <w:rPr>
            <w:rFonts w:ascii="Helvetica" w:hAnsi="Helvetica" w:cs="Times New Roman"/>
          </w:rPr>
          <w:delText xml:space="preserve">during </w:delText>
        </w:r>
      </w:del>
      <w:ins w:id="17" w:author="Alex Kwan" w:date="2021-06-16T10:55:00Z">
        <w:r w:rsidR="00B80534">
          <w:rPr>
            <w:rFonts w:ascii="Helvetica" w:hAnsi="Helvetica" w:cs="Times New Roman"/>
          </w:rPr>
          <w:t>from</w:t>
        </w:r>
        <w:r w:rsidR="00B80534">
          <w:rPr>
            <w:rFonts w:ascii="Helvetica" w:hAnsi="Helvetica" w:cs="Times New Roman"/>
          </w:rPr>
          <w:t xml:space="preserve"> </w:t>
        </w:r>
      </w:ins>
      <w:r w:rsidR="00DE5CDA">
        <w:rPr>
          <w:rFonts w:ascii="Helvetica" w:hAnsi="Helvetica" w:cs="Times New Roman"/>
        </w:rPr>
        <w:t>matching pennies</w:t>
      </w:r>
      <w:r w:rsidR="001D3044">
        <w:rPr>
          <w:rFonts w:ascii="Helvetica" w:hAnsi="Helvetica" w:cs="Times New Roman"/>
        </w:rPr>
        <w:t xml:space="preserve"> against</w:t>
      </w:r>
      <w:r w:rsidR="008A3665">
        <w:rPr>
          <w:rFonts w:ascii="Helvetica" w:hAnsi="Helvetica" w:cs="Times New Roman"/>
        </w:rPr>
        <w:t xml:space="preserve"> </w:t>
      </w:r>
      <w:r w:rsidR="002D4D14">
        <w:rPr>
          <w:rFonts w:ascii="Helvetica" w:hAnsi="Helvetica" w:cs="Times New Roman"/>
        </w:rPr>
        <w:t>behavioral</w:t>
      </w:r>
      <w:r w:rsidR="001D3044">
        <w:rPr>
          <w:rFonts w:ascii="Helvetica" w:hAnsi="Helvetica" w:cs="Times New Roman"/>
        </w:rPr>
        <w:t xml:space="preserve"> and pupil </w:t>
      </w:r>
      <w:r w:rsidR="002D4D14">
        <w:rPr>
          <w:rFonts w:ascii="Helvetica" w:hAnsi="Helvetica" w:cs="Times New Roman"/>
        </w:rPr>
        <w:t>data</w:t>
      </w:r>
      <w:r w:rsidR="001D3044">
        <w:rPr>
          <w:rFonts w:ascii="Helvetica" w:hAnsi="Helvetica" w:cs="Times New Roman"/>
        </w:rPr>
        <w:t xml:space="preserve"> obtained </w:t>
      </w:r>
      <w:del w:id="18" w:author="Alex Kwan" w:date="2021-06-16T10:55:00Z">
        <w:r w:rsidR="001D3044" w:rsidDel="00B80534">
          <w:rPr>
            <w:rFonts w:ascii="Helvetica" w:hAnsi="Helvetica" w:cs="Times New Roman"/>
          </w:rPr>
          <w:delText xml:space="preserve">during </w:delText>
        </w:r>
      </w:del>
      <w:ins w:id="19" w:author="Alex Kwan" w:date="2021-06-16T10:55:00Z">
        <w:r w:rsidR="00B80534">
          <w:rPr>
            <w:rFonts w:ascii="Helvetica" w:hAnsi="Helvetica" w:cs="Times New Roman"/>
          </w:rPr>
          <w:t>from</w:t>
        </w:r>
        <w:r w:rsidR="00B80534">
          <w:rPr>
            <w:rFonts w:ascii="Helvetica" w:hAnsi="Helvetica" w:cs="Times New Roman"/>
          </w:rPr>
          <w:t xml:space="preserve"> </w:t>
        </w:r>
      </w:ins>
      <w:r w:rsidR="001D3044">
        <w:rPr>
          <w:rFonts w:ascii="Helvetica" w:hAnsi="Helvetica" w:cs="Times New Roman"/>
        </w:rPr>
        <w:t xml:space="preserve">a two-armed bandit task. </w:t>
      </w:r>
      <w:del w:id="20" w:author="Alex Kwan" w:date="2021-06-16T10:55:00Z">
        <w:r w:rsidR="001D3044" w:rsidDel="00B80534">
          <w:rPr>
            <w:rFonts w:ascii="Helvetica" w:hAnsi="Helvetica" w:cs="Times New Roman"/>
          </w:rPr>
          <w:delText>Altogether</w:delText>
        </w:r>
      </w:del>
      <w:ins w:id="21" w:author="Alex Kwan" w:date="2021-06-16T10:55:00Z">
        <w:r w:rsidR="00B80534">
          <w:rPr>
            <w:rFonts w:ascii="Helvetica" w:hAnsi="Helvetica" w:cs="Times New Roman"/>
          </w:rPr>
          <w:t>Collectively</w:t>
        </w:r>
      </w:ins>
      <w:r w:rsidR="001D3044">
        <w:rPr>
          <w:rFonts w:ascii="Helvetica" w:hAnsi="Helvetica" w:cs="Times New Roman"/>
        </w:rPr>
        <w:t xml:space="preserve">, these results establish a paradigm for studying competitive decision-making in head-fixed mice and, through pupillary measurements, provide insights into the </w:t>
      </w:r>
      <w:r w:rsidR="004C5F7B">
        <w:rPr>
          <w:rFonts w:ascii="Helvetica" w:hAnsi="Helvetica" w:cs="Times New Roman"/>
        </w:rPr>
        <w:t xml:space="preserve">potential </w:t>
      </w:r>
      <w:r w:rsidR="001D3044">
        <w:rPr>
          <w:rFonts w:ascii="Helvetica" w:hAnsi="Helvetica" w:cs="Times New Roman"/>
        </w:rPr>
        <w:t>role of arousal-linked neuromodulation in the decision process</w:t>
      </w:r>
      <w:r w:rsidR="003472E4">
        <w:rPr>
          <w:rFonts w:ascii="Helvetica" w:hAnsi="Helvetica" w:cs="Times New Roman"/>
        </w:rPr>
        <w:t>.</w:t>
      </w:r>
    </w:p>
    <w:p w14:paraId="578BBC63" w14:textId="77777777" w:rsidR="0016550D" w:rsidRDefault="0016550D" w:rsidP="0016550D">
      <w:pPr>
        <w:spacing w:after="0" w:line="360" w:lineRule="auto"/>
        <w:rPr>
          <w:rFonts w:ascii="Helvetica" w:hAnsi="Helvetica" w:cs="Times New Roman"/>
          <w:b/>
          <w:bCs/>
        </w:rPr>
      </w:pPr>
    </w:p>
    <w:p w14:paraId="5881D39F" w14:textId="77777777" w:rsidR="0016550D" w:rsidRDefault="0016550D">
      <w:pPr>
        <w:rPr>
          <w:rFonts w:ascii="Helvetica" w:hAnsi="Helvetica" w:cs="Times New Roman"/>
          <w:b/>
          <w:bCs/>
        </w:rPr>
      </w:pPr>
      <w:r>
        <w:rPr>
          <w:rFonts w:ascii="Helvetica" w:hAnsi="Helvetica" w:cs="Times New Roman"/>
          <w:b/>
          <w:bCs/>
        </w:rPr>
        <w:br w:type="page"/>
      </w:r>
    </w:p>
    <w:p w14:paraId="3268CE1F" w14:textId="4AD495C0" w:rsidR="002B75C9" w:rsidRPr="006A0859" w:rsidRDefault="00CC523C" w:rsidP="002B194A">
      <w:pPr>
        <w:spacing w:after="0" w:line="360" w:lineRule="auto"/>
        <w:rPr>
          <w:rFonts w:ascii="Helvetica" w:hAnsi="Helvetica"/>
          <w:b/>
          <w:bCs/>
          <w:color w:val="000000" w:themeColor="text1"/>
        </w:rPr>
      </w:pPr>
      <w:r>
        <w:rPr>
          <w:rFonts w:ascii="Helvetica" w:hAnsi="Helvetica" w:cs="Times New Roman"/>
          <w:b/>
          <w:bCs/>
        </w:rPr>
        <w:lastRenderedPageBreak/>
        <w:t>INTRODUCTION</w:t>
      </w:r>
    </w:p>
    <w:p w14:paraId="5EBE035F" w14:textId="77777777" w:rsidR="00562598" w:rsidRDefault="00562598" w:rsidP="00562598">
      <w:pPr>
        <w:spacing w:after="0" w:line="360" w:lineRule="auto"/>
        <w:rPr>
          <w:rFonts w:ascii="Helvetica" w:hAnsi="Helvetica" w:cs="Times New Roman"/>
        </w:rPr>
      </w:pPr>
    </w:p>
    <w:p w14:paraId="07B22CC6" w14:textId="37583748" w:rsidR="00B3370E" w:rsidRDefault="001075ED" w:rsidP="00E67502">
      <w:pPr>
        <w:spacing w:after="0" w:line="360" w:lineRule="auto"/>
        <w:rPr>
          <w:rFonts w:ascii="Helvetica" w:hAnsi="Helvetica" w:cs="Times New Roman"/>
        </w:rPr>
      </w:pPr>
      <w:r w:rsidRPr="006A0859">
        <w:rPr>
          <w:rFonts w:ascii="Helvetica" w:hAnsi="Helvetica" w:cs="Times New Roman"/>
        </w:rPr>
        <w:t>Animals</w:t>
      </w:r>
      <w:r w:rsidR="008B04AC" w:rsidRPr="006A0859">
        <w:rPr>
          <w:rFonts w:ascii="Helvetica" w:hAnsi="Helvetica" w:cs="Times New Roman"/>
        </w:rPr>
        <w:t xml:space="preserve"> </w:t>
      </w:r>
      <w:r w:rsidR="00562598">
        <w:rPr>
          <w:rFonts w:ascii="Helvetica" w:hAnsi="Helvetica" w:cs="Times New Roman"/>
        </w:rPr>
        <w:t>learn from the outcomes of their past actions</w:t>
      </w:r>
      <w:r w:rsidR="002749BE" w:rsidRPr="006A0859">
        <w:rPr>
          <w:rFonts w:ascii="Helvetica" w:hAnsi="Helvetica" w:cs="Times New Roman"/>
        </w:rPr>
        <w:t xml:space="preserve">. </w:t>
      </w:r>
      <w:r w:rsidR="00C71AD4">
        <w:rPr>
          <w:rFonts w:ascii="Helvetica" w:hAnsi="Helvetica" w:cs="Times New Roman"/>
        </w:rPr>
        <w:t>The</w:t>
      </w:r>
      <w:r w:rsidR="00DC698C">
        <w:rPr>
          <w:rFonts w:ascii="Helvetica" w:hAnsi="Helvetica" w:cs="Times New Roman"/>
        </w:rPr>
        <w:t xml:space="preserve"> </w:t>
      </w:r>
      <w:r w:rsidR="00562598">
        <w:rPr>
          <w:rFonts w:ascii="Helvetica" w:hAnsi="Helvetica" w:cs="Times New Roman"/>
        </w:rPr>
        <w:t xml:space="preserve">decision-making </w:t>
      </w:r>
      <w:r w:rsidR="00224885">
        <w:rPr>
          <w:rFonts w:ascii="Helvetica" w:hAnsi="Helvetica" w:cs="Times New Roman"/>
        </w:rPr>
        <w:t xml:space="preserve">process </w:t>
      </w:r>
      <w:r w:rsidR="00562598">
        <w:rPr>
          <w:rFonts w:ascii="Helvetica" w:hAnsi="Helvetica" w:cs="Times New Roman"/>
        </w:rPr>
        <w:t xml:space="preserve">can be casted in the framework of </w:t>
      </w:r>
      <w:r w:rsidR="002749BE" w:rsidRPr="006A0859">
        <w:rPr>
          <w:rFonts w:ascii="Helvetica" w:hAnsi="Helvetica" w:cs="Times New Roman"/>
        </w:rPr>
        <w:t xml:space="preserve">reinforcement learning </w:t>
      </w:r>
      <w:r w:rsidR="002749BE" w:rsidRPr="006A0859">
        <w:rPr>
          <w:rFonts w:ascii="Helvetica" w:hAnsi="Helvetica" w:cs="Times New Roman"/>
        </w:rPr>
        <w:fldChar w:fldCharType="begin"/>
      </w:r>
      <w:r w:rsidR="002B194A">
        <w:rPr>
          <w:rFonts w:ascii="Helvetica" w:hAnsi="Helvetica" w:cs="Times New Roman"/>
        </w:rPr>
        <w:instrText xml:space="preserve"> ADDIN EN.CITE &lt;EndNote&gt;&lt;Cite&gt;&lt;Author&gt;Sutton&lt;/Author&gt;&lt;Year&gt;1998&lt;/Year&gt;&lt;RecNum&gt;536&lt;/RecNum&gt;&lt;DisplayText&gt;(Sutton and Barto, 1998)&lt;/DisplayText&gt;&lt;record&gt;&lt;rec-number&gt;536&lt;/rec-number&gt;&lt;foreign-keys&gt;&lt;key app="EN" db-id="x5zwrx5zozxpepe2psdpztzme9f9weaszspd" timestamp="1528636461" guid="834d7191-06b8-435e-9662-d835b1f7d9dd"&gt;536&lt;/key&gt;&lt;key app="ENWeb" db-id=""&gt;0&lt;/key&gt;&lt;/foreign-keys&gt;&lt;ref-type name="Book"&gt;6&lt;/ref-type&gt;&lt;contributors&gt;&lt;authors&gt;&lt;author&gt;Sutton, Richard S&lt;/author&gt;&lt;author&gt;Barto, Andrew G&lt;/author&gt;&lt;/authors&gt;&lt;/contributors&gt;&lt;titles&gt;&lt;title&gt;Reinforcement learning: An introduction&lt;/title&gt;&lt;/titles&gt;&lt;volume&gt;1&lt;/volume&gt;&lt;number&gt;1&lt;/number&gt;&lt;dates&gt;&lt;year&gt;1998&lt;/year&gt;&lt;/dates&gt;&lt;publisher&gt;MIT press Cambridge&lt;/publisher&gt;&lt;urls&gt;&lt;/urls&gt;&lt;/record&gt;&lt;/Cite&gt;&lt;/EndNote&gt;</w:instrText>
      </w:r>
      <w:r w:rsidR="002749BE" w:rsidRPr="006A0859">
        <w:rPr>
          <w:rFonts w:ascii="Helvetica" w:hAnsi="Helvetica" w:cs="Times New Roman"/>
        </w:rPr>
        <w:fldChar w:fldCharType="separate"/>
      </w:r>
      <w:r w:rsidR="002B194A">
        <w:rPr>
          <w:rFonts w:ascii="Helvetica" w:hAnsi="Helvetica" w:cs="Times New Roman"/>
          <w:noProof/>
        </w:rPr>
        <w:t>(Sutton and Barto, 1998)</w:t>
      </w:r>
      <w:r w:rsidR="002749BE" w:rsidRPr="006A0859">
        <w:rPr>
          <w:rFonts w:ascii="Helvetica" w:hAnsi="Helvetica" w:cs="Times New Roman"/>
        </w:rPr>
        <w:fldChar w:fldCharType="end"/>
      </w:r>
      <w:r w:rsidR="00562598">
        <w:rPr>
          <w:rFonts w:ascii="Helvetica" w:hAnsi="Helvetica" w:cs="Times New Roman"/>
        </w:rPr>
        <w:t>, which provides a quantitative approach to characterize</w:t>
      </w:r>
      <w:r w:rsidR="00882632">
        <w:rPr>
          <w:rFonts w:ascii="Helvetica" w:hAnsi="Helvetica" w:cs="Times New Roman"/>
        </w:rPr>
        <w:t xml:space="preserve"> how animals </w:t>
      </w:r>
      <w:r w:rsidR="004B4140">
        <w:rPr>
          <w:rFonts w:ascii="Helvetica" w:hAnsi="Helvetica" w:cs="Times New Roman"/>
        </w:rPr>
        <w:t>choose</w:t>
      </w:r>
      <w:r w:rsidR="00882632">
        <w:rPr>
          <w:rFonts w:ascii="Helvetica" w:hAnsi="Helvetica" w:cs="Times New Roman"/>
        </w:rPr>
        <w:t xml:space="preserve"> </w:t>
      </w:r>
      <w:r w:rsidR="000A4C35">
        <w:rPr>
          <w:rFonts w:ascii="Helvetica" w:hAnsi="Helvetica" w:cs="Times New Roman"/>
        </w:rPr>
        <w:t xml:space="preserve">among multiple options </w:t>
      </w:r>
      <w:r w:rsidR="00882632">
        <w:rPr>
          <w:rFonts w:ascii="Helvetica" w:hAnsi="Helvetica" w:cs="Times New Roman"/>
        </w:rPr>
        <w:t xml:space="preserve">based on </w:t>
      </w:r>
      <w:r w:rsidR="00562598">
        <w:rPr>
          <w:rFonts w:ascii="Helvetica" w:hAnsi="Helvetica" w:cs="Times New Roman"/>
        </w:rPr>
        <w:t xml:space="preserve">the </w:t>
      </w:r>
      <w:r w:rsidR="00420503">
        <w:rPr>
          <w:rFonts w:ascii="Helvetica" w:hAnsi="Helvetica" w:cs="Times New Roman"/>
        </w:rPr>
        <w:t>prior experience</w:t>
      </w:r>
      <w:r w:rsidR="00562598">
        <w:rPr>
          <w:rFonts w:ascii="Helvetica" w:hAnsi="Helvetica" w:cs="Times New Roman"/>
        </w:rPr>
        <w:t>.</w:t>
      </w:r>
      <w:r w:rsidR="002749BE" w:rsidRPr="006A0859">
        <w:rPr>
          <w:rFonts w:ascii="Helvetica" w:hAnsi="Helvetica" w:cs="Times New Roman"/>
        </w:rPr>
        <w:t xml:space="preserve"> </w:t>
      </w:r>
      <w:r w:rsidR="005E5CC6">
        <w:rPr>
          <w:rFonts w:ascii="Helvetica" w:hAnsi="Helvetica" w:cs="Times New Roman"/>
        </w:rPr>
        <w:t xml:space="preserve">This approach, when applied to rodents and combined with powerful molecular, genetic, electrophysiological, and imaging </w:t>
      </w:r>
      <w:r w:rsidR="00611AE2">
        <w:rPr>
          <w:rFonts w:ascii="Helvetica" w:hAnsi="Helvetica" w:cs="Times New Roman"/>
        </w:rPr>
        <w:t>methods</w:t>
      </w:r>
      <w:r w:rsidR="005E5CC6">
        <w:rPr>
          <w:rFonts w:ascii="Helvetica" w:hAnsi="Helvetica" w:cs="Times New Roman"/>
        </w:rPr>
        <w:t>, ha</w:t>
      </w:r>
      <w:r w:rsidR="005C09ED">
        <w:rPr>
          <w:rFonts w:ascii="Helvetica" w:hAnsi="Helvetica" w:cs="Times New Roman"/>
        </w:rPr>
        <w:t>s</w:t>
      </w:r>
      <w:r w:rsidR="005E5CC6">
        <w:rPr>
          <w:rFonts w:ascii="Helvetica" w:hAnsi="Helvetica" w:cs="Times New Roman"/>
        </w:rPr>
        <w:t xml:space="preserve"> yielded novel insights into the neural circuits involved in reward-based learning</w:t>
      </w:r>
      <w:r w:rsidR="00B3370E">
        <w:rPr>
          <w:rFonts w:ascii="Helvetica" w:hAnsi="Helvetica" w:cs="Times New Roman"/>
        </w:rPr>
        <w:t xml:space="preserve"> </w:t>
      </w:r>
      <w:r w:rsidR="00B3370E">
        <w:rPr>
          <w:rFonts w:ascii="Helvetica" w:hAnsi="Helvetica" w:cs="Times New Roman"/>
        </w:rPr>
        <w:fldChar w:fldCharType="begin">
          <w:fldData xml:space="preserve">PEVuZE5vdGU+PENpdGU+PEF1dGhvcj5Hcm9tYW48L0F1dGhvcj48WWVhcj4yMDE5PC9ZZWFyPjxS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PEVuZE5vdGU+PENpdGU+PEF1dGhvcj5Hcm9tYW48L0F1dGhvcj48WWVhcj4yMDE5PC9ZZWFyPjxS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B3370E">
        <w:rPr>
          <w:rFonts w:ascii="Helvetica" w:hAnsi="Helvetica" w:cs="Times New Roman"/>
        </w:rPr>
      </w:r>
      <w:r w:rsidR="00B3370E">
        <w:rPr>
          <w:rFonts w:ascii="Helvetica" w:hAnsi="Helvetica" w:cs="Times New Roman"/>
        </w:rPr>
        <w:fldChar w:fldCharType="separate"/>
      </w:r>
      <w:r w:rsidR="00610B0E">
        <w:rPr>
          <w:rFonts w:ascii="Helvetica" w:hAnsi="Helvetica" w:cs="Times New Roman"/>
          <w:noProof/>
        </w:rPr>
        <w:t>(Ito and Doya, 2009; Sul et al., 2010; Sul et al., 2011; Tai et al., 2012; Bari et al., 2019; Groman et al., 2019; Hattori et al., 2019)</w:t>
      </w:r>
      <w:r w:rsidR="00B3370E">
        <w:rPr>
          <w:rFonts w:ascii="Helvetica" w:hAnsi="Helvetica" w:cs="Times New Roman"/>
        </w:rPr>
        <w:fldChar w:fldCharType="end"/>
      </w:r>
      <w:r w:rsidR="005E5CC6">
        <w:rPr>
          <w:rFonts w:ascii="Helvetica" w:hAnsi="Helvetica" w:cs="Times New Roman"/>
        </w:rPr>
        <w:t>.</w:t>
      </w:r>
      <w:r w:rsidR="00B3370E">
        <w:rPr>
          <w:rFonts w:ascii="Helvetica" w:hAnsi="Helvetica" w:cs="Times New Roman"/>
        </w:rPr>
        <w:t xml:space="preserve"> </w:t>
      </w:r>
      <w:r w:rsidR="00A50AEA" w:rsidRPr="006A0859">
        <w:rPr>
          <w:rFonts w:ascii="Helvetica" w:hAnsi="Helvetica" w:cs="Times New Roman"/>
        </w:rPr>
        <w:t xml:space="preserve">However, </w:t>
      </w:r>
      <w:r w:rsidR="005C09ED">
        <w:rPr>
          <w:rFonts w:ascii="Helvetica" w:hAnsi="Helvetica" w:cs="Times New Roman"/>
        </w:rPr>
        <w:t xml:space="preserve">to date </w:t>
      </w:r>
      <w:r w:rsidR="00A50AEA" w:rsidRPr="006A0859">
        <w:rPr>
          <w:rFonts w:ascii="Helvetica" w:hAnsi="Helvetica" w:cs="Times New Roman"/>
        </w:rPr>
        <w:t>most</w:t>
      </w:r>
      <w:r w:rsidR="00B3370E">
        <w:rPr>
          <w:rFonts w:ascii="Helvetica" w:hAnsi="Helvetica" w:cs="Times New Roman"/>
        </w:rPr>
        <w:t xml:space="preserve"> </w:t>
      </w:r>
      <w:r w:rsidR="00A50AEA" w:rsidRPr="006A0859">
        <w:rPr>
          <w:rFonts w:ascii="Helvetica" w:hAnsi="Helvetica" w:cs="Times New Roman"/>
        </w:rPr>
        <w:t xml:space="preserve">studies </w:t>
      </w:r>
      <w:r w:rsidR="004E5068">
        <w:rPr>
          <w:rFonts w:ascii="Helvetica" w:hAnsi="Helvetica" w:cs="Times New Roman"/>
        </w:rPr>
        <w:t xml:space="preserve">in rodents </w:t>
      </w:r>
      <w:r w:rsidR="00B3370E">
        <w:rPr>
          <w:rFonts w:ascii="Helvetica" w:hAnsi="Helvetica" w:cs="Times New Roman"/>
        </w:rPr>
        <w:t>relied on tasks involving a pure strategy</w:t>
      </w:r>
      <w:r w:rsidR="007572C5">
        <w:rPr>
          <w:rFonts w:ascii="Helvetica" w:hAnsi="Helvetica" w:cs="Times New Roman"/>
        </w:rPr>
        <w:t xml:space="preserve">, where </w:t>
      </w:r>
      <w:r w:rsidR="009821D7">
        <w:rPr>
          <w:rFonts w:ascii="Helvetica" w:hAnsi="Helvetica" w:cs="Times New Roman"/>
        </w:rPr>
        <w:t>the</w:t>
      </w:r>
      <w:r w:rsidR="00B3370E">
        <w:rPr>
          <w:rFonts w:ascii="Helvetica" w:hAnsi="Helvetica" w:cs="Times New Roman"/>
        </w:rPr>
        <w:t xml:space="preserve">re is </w:t>
      </w:r>
      <w:r w:rsidR="00296CE1">
        <w:rPr>
          <w:rFonts w:ascii="Helvetica" w:hAnsi="Helvetica" w:cs="Times New Roman"/>
        </w:rPr>
        <w:t xml:space="preserve">always </w:t>
      </w:r>
      <w:r w:rsidR="00B3370E">
        <w:rPr>
          <w:rFonts w:ascii="Helvetica" w:hAnsi="Helvetica" w:cs="Times New Roman"/>
        </w:rPr>
        <w:t xml:space="preserve">a </w:t>
      </w:r>
      <w:r w:rsidR="005F4AE1">
        <w:rPr>
          <w:rFonts w:ascii="Helvetica" w:hAnsi="Helvetica" w:cs="Times New Roman"/>
        </w:rPr>
        <w:t>particular action that is optimal</w:t>
      </w:r>
      <w:r w:rsidR="00296CE1">
        <w:rPr>
          <w:rFonts w:ascii="Helvetica" w:hAnsi="Helvetica" w:cs="Times New Roman"/>
        </w:rPr>
        <w:t xml:space="preserve"> </w:t>
      </w:r>
      <w:proofErr w:type="gramStart"/>
      <w:r w:rsidR="00296CE1">
        <w:rPr>
          <w:rFonts w:ascii="Helvetica" w:hAnsi="Helvetica" w:cs="Times New Roman"/>
        </w:rPr>
        <w:t xml:space="preserve">in </w:t>
      </w:r>
      <w:r w:rsidR="005F4AE1">
        <w:rPr>
          <w:rFonts w:ascii="Helvetica" w:hAnsi="Helvetica" w:cs="Times New Roman"/>
        </w:rPr>
        <w:t>a</w:t>
      </w:r>
      <w:r w:rsidR="00296CE1">
        <w:rPr>
          <w:rFonts w:ascii="Helvetica" w:hAnsi="Helvetica" w:cs="Times New Roman"/>
        </w:rPr>
        <w:t xml:space="preserve"> given</w:t>
      </w:r>
      <w:proofErr w:type="gramEnd"/>
      <w:r w:rsidR="00296CE1">
        <w:rPr>
          <w:rFonts w:ascii="Helvetica" w:hAnsi="Helvetica" w:cs="Times New Roman"/>
        </w:rPr>
        <w:t xml:space="preserve"> situation</w:t>
      </w:r>
      <w:r w:rsidR="005810CA" w:rsidRPr="006A0859">
        <w:rPr>
          <w:rFonts w:ascii="Helvetica" w:hAnsi="Helvetica" w:cs="Times New Roman"/>
        </w:rPr>
        <w:t>.</w:t>
      </w:r>
      <w:r w:rsidR="00B3370E">
        <w:rPr>
          <w:rFonts w:ascii="Helvetica" w:hAnsi="Helvetica" w:cs="Times New Roman"/>
        </w:rPr>
        <w:t xml:space="preserve"> Pure strategy is </w:t>
      </w:r>
      <w:r w:rsidR="00382B86">
        <w:rPr>
          <w:rFonts w:ascii="Helvetica" w:hAnsi="Helvetica" w:cs="Times New Roman"/>
        </w:rPr>
        <w:t xml:space="preserve">possible </w:t>
      </w:r>
      <w:r w:rsidR="00B3370E">
        <w:rPr>
          <w:rFonts w:ascii="Helvetica" w:hAnsi="Helvetica" w:cs="Times New Roman"/>
        </w:rPr>
        <w:t>for some</w:t>
      </w:r>
      <w:r w:rsidR="00382B86">
        <w:rPr>
          <w:rFonts w:ascii="Helvetica" w:hAnsi="Helvetica" w:cs="Times New Roman"/>
        </w:rPr>
        <w:t xml:space="preserve"> but not all</w:t>
      </w:r>
      <w:r w:rsidR="00B3370E">
        <w:rPr>
          <w:rFonts w:ascii="Helvetica" w:hAnsi="Helvetica" w:cs="Times New Roman"/>
        </w:rPr>
        <w:t xml:space="preserve"> tasks</w:t>
      </w:r>
      <w:r w:rsidR="00AB1435">
        <w:rPr>
          <w:rFonts w:ascii="Helvetica" w:hAnsi="Helvetica" w:cs="Times New Roman"/>
        </w:rPr>
        <w:t xml:space="preserve">. </w:t>
      </w:r>
      <w:r w:rsidR="0047377D">
        <w:rPr>
          <w:rFonts w:ascii="Helvetica" w:hAnsi="Helvetica" w:cs="Times New Roman"/>
        </w:rPr>
        <w:t>For instance</w:t>
      </w:r>
      <w:r w:rsidR="00AB1435">
        <w:rPr>
          <w:rFonts w:ascii="Helvetica" w:hAnsi="Helvetica" w:cs="Times New Roman"/>
        </w:rPr>
        <w:t>, in a two-player game</w:t>
      </w:r>
      <w:r w:rsidR="009874B5">
        <w:rPr>
          <w:rFonts w:ascii="Helvetica" w:hAnsi="Helvetica" w:cs="Times New Roman"/>
        </w:rPr>
        <w:t xml:space="preserve"> </w:t>
      </w:r>
      <w:r w:rsidR="00E03360">
        <w:rPr>
          <w:rFonts w:ascii="Helvetica" w:hAnsi="Helvetica" w:cs="Times New Roman"/>
        </w:rPr>
        <w:t xml:space="preserve">(e.g., rock-paper-scissors) </w:t>
      </w:r>
      <w:r w:rsidR="009874B5">
        <w:rPr>
          <w:rFonts w:ascii="Helvetica" w:hAnsi="Helvetica" w:cs="Times New Roman"/>
        </w:rPr>
        <w:t>where the outcome depends on both the animal and an opponent</w:t>
      </w:r>
      <w:r w:rsidR="00AB1435">
        <w:rPr>
          <w:rFonts w:ascii="Helvetica" w:hAnsi="Helvetica" w:cs="Times New Roman"/>
        </w:rPr>
        <w:t>, pure strateg</w:t>
      </w:r>
      <w:r w:rsidR="00593CA5">
        <w:rPr>
          <w:rFonts w:ascii="Helvetica" w:hAnsi="Helvetica" w:cs="Times New Roman"/>
        </w:rPr>
        <w:t xml:space="preserve">ies </w:t>
      </w:r>
      <w:r w:rsidR="009874B5">
        <w:rPr>
          <w:rFonts w:ascii="Helvetica" w:hAnsi="Helvetica" w:cs="Times New Roman"/>
        </w:rPr>
        <w:t xml:space="preserve">are inadequate because </w:t>
      </w:r>
      <w:r w:rsidR="00E33743">
        <w:rPr>
          <w:rFonts w:ascii="Helvetica" w:hAnsi="Helvetica" w:cs="Times New Roman"/>
        </w:rPr>
        <w:t>an</w:t>
      </w:r>
      <w:r w:rsidR="00AB1435">
        <w:rPr>
          <w:rFonts w:ascii="Helvetica" w:hAnsi="Helvetica" w:cs="Times New Roman"/>
        </w:rPr>
        <w:t xml:space="preserve"> opponent can predict </w:t>
      </w:r>
      <w:r w:rsidR="0019465E">
        <w:rPr>
          <w:rFonts w:ascii="Helvetica" w:hAnsi="Helvetica" w:cs="Times New Roman"/>
        </w:rPr>
        <w:t xml:space="preserve">tendencies </w:t>
      </w:r>
      <w:r w:rsidR="009874B5">
        <w:rPr>
          <w:rFonts w:ascii="Helvetica" w:hAnsi="Helvetica" w:cs="Times New Roman"/>
        </w:rPr>
        <w:t xml:space="preserve">and exploit </w:t>
      </w:r>
      <w:r w:rsidR="0019465E">
        <w:rPr>
          <w:rFonts w:ascii="Helvetica" w:hAnsi="Helvetica" w:cs="Times New Roman"/>
        </w:rPr>
        <w:t>to win</w:t>
      </w:r>
      <w:r w:rsidR="00AB1435">
        <w:rPr>
          <w:rFonts w:ascii="Helvetica" w:hAnsi="Helvetica" w:cs="Times New Roman"/>
        </w:rPr>
        <w:t>. Instead</w:t>
      </w:r>
      <w:r w:rsidR="00B3370E">
        <w:rPr>
          <w:rFonts w:ascii="Helvetica" w:hAnsi="Helvetica" w:cs="Times New Roman"/>
        </w:rPr>
        <w:t xml:space="preserve">, </w:t>
      </w:r>
      <w:r w:rsidR="00382B86">
        <w:rPr>
          <w:rFonts w:ascii="Helvetica" w:hAnsi="Helvetica" w:cs="Times New Roman"/>
        </w:rPr>
        <w:t>under competitive pressure</w:t>
      </w:r>
      <w:r w:rsidR="00B3370E">
        <w:rPr>
          <w:rFonts w:ascii="Helvetica" w:hAnsi="Helvetica" w:cs="Times New Roman"/>
        </w:rPr>
        <w:t>, the animal</w:t>
      </w:r>
      <w:r w:rsidR="00AB1435">
        <w:rPr>
          <w:rFonts w:ascii="Helvetica" w:hAnsi="Helvetica" w:cs="Times New Roman"/>
        </w:rPr>
        <w:t xml:space="preserve"> should</w:t>
      </w:r>
      <w:r w:rsidR="00B3370E">
        <w:rPr>
          <w:rFonts w:ascii="Helvetica" w:hAnsi="Helvetica" w:cs="Times New Roman"/>
        </w:rPr>
        <w:t xml:space="preserve"> ad</w:t>
      </w:r>
      <w:r w:rsidR="00AB1435">
        <w:rPr>
          <w:rFonts w:ascii="Helvetica" w:hAnsi="Helvetica" w:cs="Times New Roman"/>
        </w:rPr>
        <w:t>o</w:t>
      </w:r>
      <w:r w:rsidR="00B3370E">
        <w:rPr>
          <w:rFonts w:ascii="Helvetica" w:hAnsi="Helvetica" w:cs="Times New Roman"/>
        </w:rPr>
        <w:t>pt a mixed strategy</w:t>
      </w:r>
      <w:r w:rsidR="00CC1857">
        <w:rPr>
          <w:rFonts w:ascii="Helvetica" w:hAnsi="Helvetica" w:cs="Times New Roman"/>
        </w:rPr>
        <w:t>,</w:t>
      </w:r>
      <w:r w:rsidR="00B3370E">
        <w:rPr>
          <w:rFonts w:ascii="Helvetica" w:hAnsi="Helvetica" w:cs="Times New Roman"/>
        </w:rPr>
        <w:t xml:space="preserve"> in which </w:t>
      </w:r>
      <w:r w:rsidR="0025209A">
        <w:rPr>
          <w:rFonts w:ascii="Helvetica" w:hAnsi="Helvetica" w:cs="Times New Roman"/>
        </w:rPr>
        <w:t xml:space="preserve">two or more pure strategies are chosen </w:t>
      </w:r>
      <w:r w:rsidR="009128A0">
        <w:rPr>
          <w:rFonts w:ascii="Helvetica" w:hAnsi="Helvetica" w:cs="Times New Roman"/>
        </w:rPr>
        <w:t>probabilistically</w:t>
      </w:r>
      <w:r w:rsidR="0025209A">
        <w:rPr>
          <w:rFonts w:ascii="Helvetica" w:hAnsi="Helvetica" w:cs="Times New Roman"/>
        </w:rPr>
        <w:t>.</w:t>
      </w:r>
      <w:r w:rsidR="00AB1435">
        <w:rPr>
          <w:rFonts w:ascii="Helvetica" w:hAnsi="Helvetica" w:cs="Times New Roman"/>
        </w:rPr>
        <w:t xml:space="preserve"> </w:t>
      </w:r>
      <w:r w:rsidR="00E67502">
        <w:rPr>
          <w:rFonts w:ascii="Helvetica" w:hAnsi="Helvetica" w:cs="Times New Roman"/>
        </w:rPr>
        <w:t xml:space="preserve">Analyses of behavior under such conditions fall into the </w:t>
      </w:r>
      <w:r w:rsidR="00AD1C47">
        <w:rPr>
          <w:rFonts w:ascii="Helvetica" w:hAnsi="Helvetica" w:cs="Times New Roman"/>
        </w:rPr>
        <w:t>purview</w:t>
      </w:r>
      <w:r w:rsidR="00E67502">
        <w:rPr>
          <w:rFonts w:ascii="Helvetica" w:hAnsi="Helvetica" w:cs="Times New Roman"/>
        </w:rPr>
        <w:t xml:space="preserve"> of game theory </w:t>
      </w:r>
      <w:r w:rsidR="00E67502">
        <w:rPr>
          <w:rFonts w:ascii="Helvetica" w:hAnsi="Helvetica" w:cs="Times New Roman"/>
        </w:rPr>
        <w:fldChar w:fldCharType="begin"/>
      </w:r>
      <w:r w:rsidR="000376E4">
        <w:rPr>
          <w:rFonts w:ascii="Helvetica" w:hAnsi="Helvetica" w:cs="Times New Roman"/>
        </w:rPr>
        <w:instrText xml:space="preserve"> ADDIN EN.CITE &lt;EndNote&gt;&lt;Cite&gt;&lt;Author&gt;Camerer&lt;/Author&gt;&lt;Year&gt;2003&lt;/Year&gt;&lt;RecNum&gt;3141&lt;/RecNum&gt;&lt;DisplayText&gt;(Camerer, 2003)&lt;/DisplayText&gt;&lt;record&gt;&lt;rec-number&gt;3141&lt;/rec-number&gt;&lt;foreign-keys&gt;&lt;key app="EN" db-id="erzprxd58xefvge2296ps0pip2ptdeeewxdp" timestamp="1527039711"&gt;3141&lt;/key&gt;&lt;/foreign-keys&gt;&lt;ref-type name="Book"&gt;6&lt;/ref-type&gt;&lt;contributors&gt;&lt;authors&gt;&lt;author&gt;Camerer, C.&lt;/author&gt;&lt;/authors&gt;&lt;/contributors&gt;&lt;titles&gt;&lt;title&gt;Behavioral Game Theory: Experiments in Strategic Interaction&lt;/title&gt;&lt;/titles&gt;&lt;dates&gt;&lt;year&gt;2003&lt;/year&gt;&lt;/dates&gt;&lt;publisher&gt;Princeton University Press&lt;/publisher&gt;&lt;isbn&gt;0691090394&lt;/isbn&gt;&lt;urls&gt;&lt;/urls&gt;&lt;/record&gt;&lt;/Cite&gt;&lt;/EndNote&gt;</w:instrText>
      </w:r>
      <w:r w:rsidR="00E67502">
        <w:rPr>
          <w:rFonts w:ascii="Helvetica" w:hAnsi="Helvetica" w:cs="Times New Roman"/>
        </w:rPr>
        <w:fldChar w:fldCharType="separate"/>
      </w:r>
      <w:r w:rsidR="000376E4">
        <w:rPr>
          <w:rFonts w:ascii="Helvetica" w:hAnsi="Helvetica" w:cs="Times New Roman"/>
          <w:noProof/>
        </w:rPr>
        <w:t>(Camerer, 2003)</w:t>
      </w:r>
      <w:r w:rsidR="00E67502">
        <w:rPr>
          <w:rFonts w:ascii="Helvetica" w:hAnsi="Helvetica" w:cs="Times New Roman"/>
        </w:rPr>
        <w:fldChar w:fldCharType="end"/>
      </w:r>
      <w:r w:rsidR="00E67502">
        <w:rPr>
          <w:rFonts w:ascii="Helvetica" w:hAnsi="Helvetica" w:cs="Times New Roman"/>
        </w:rPr>
        <w:t xml:space="preserve">, and provide </w:t>
      </w:r>
      <w:r w:rsidR="00162B38">
        <w:rPr>
          <w:rFonts w:ascii="Helvetica" w:hAnsi="Helvetica" w:cs="Times New Roman"/>
        </w:rPr>
        <w:t>a unique window</w:t>
      </w:r>
      <w:r w:rsidR="00E67502">
        <w:rPr>
          <w:rFonts w:ascii="Helvetica" w:hAnsi="Helvetica" w:cs="Times New Roman"/>
        </w:rPr>
        <w:t xml:space="preserve"> into </w:t>
      </w:r>
      <w:r w:rsidR="0047434C">
        <w:rPr>
          <w:rFonts w:ascii="Helvetica" w:hAnsi="Helvetica" w:cs="Times New Roman"/>
        </w:rPr>
        <w:t xml:space="preserve">the </w:t>
      </w:r>
      <w:r w:rsidR="00E67502">
        <w:rPr>
          <w:rFonts w:ascii="Helvetica" w:hAnsi="Helvetica" w:cs="Times New Roman"/>
        </w:rPr>
        <w:t>social and adaptive</w:t>
      </w:r>
      <w:r w:rsidR="0047434C">
        <w:rPr>
          <w:rFonts w:ascii="Helvetica" w:hAnsi="Helvetica" w:cs="Times New Roman"/>
        </w:rPr>
        <w:t xml:space="preserve"> </w:t>
      </w:r>
      <w:r w:rsidR="00C42CA8">
        <w:rPr>
          <w:rFonts w:ascii="Helvetica" w:hAnsi="Helvetica" w:cs="Times New Roman"/>
        </w:rPr>
        <w:t>aspects</w:t>
      </w:r>
      <w:r w:rsidR="0047434C">
        <w:rPr>
          <w:rFonts w:ascii="Helvetica" w:hAnsi="Helvetica" w:cs="Times New Roman"/>
        </w:rPr>
        <w:t xml:space="preserve"> of</w:t>
      </w:r>
      <w:r w:rsidR="00E67502">
        <w:rPr>
          <w:rFonts w:ascii="Helvetica" w:hAnsi="Helvetica" w:cs="Times New Roman"/>
        </w:rPr>
        <w:t xml:space="preserve"> decision-making </w:t>
      </w:r>
      <w:r w:rsidR="00E67502">
        <w:rPr>
          <w:rFonts w:ascii="Helvetica" w:hAnsi="Helvetica" w:cs="Times New Roman"/>
        </w:rPr>
        <w:fldChar w:fldCharType="begin"/>
      </w:r>
      <w:r w:rsidR="00E67502">
        <w:rPr>
          <w:rFonts w:ascii="Helvetica" w:hAnsi="Helvetica" w:cs="Times New Roman"/>
        </w:rPr>
        <w:instrText xml:space="preserve"> ADDIN EN.CITE &lt;EndNote&gt;&lt;Cite&gt;&lt;Author&gt;Lee&lt;/Author&gt;&lt;Year&gt;2008&lt;/Year&gt;&lt;RecNum&gt;3119&lt;/RecNum&gt;&lt;DisplayText&gt;(Lee, 2008)&lt;/DisplayText&gt;&lt;record&gt;&lt;rec-number&gt;3119&lt;/rec-number&gt;&lt;foreign-keys&gt;&lt;key app="EN" db-id="erzprxd58xefvge2296ps0pip2ptdeeewxdp" timestamp="1523994008"&gt;3119&lt;/key&gt;&lt;/foreign-keys&gt;&lt;ref-type name="Journal Article"&gt;17&lt;/ref-type&gt;&lt;contributors&gt;&lt;authors&gt;&lt;author&gt;Lee, D.&lt;/author&gt;&lt;/authors&gt;&lt;/contributors&gt;&lt;auth-address&gt;Yale University School of Medicine, Department of Neurobiology, 333 Cedar Street, SHM B404, New Haven, Connecticut 06510, USA. daeyeol.lee@yale.edu&lt;/auth-address&gt;&lt;titles&gt;&lt;title&gt;Game theory and neural basis of social decision making&lt;/title&gt;&lt;secondary-title&gt;Nat Neurosci&lt;/secondary-title&gt;&lt;/titles&gt;&lt;periodical&gt;&lt;full-title&gt;Nat Neurosci&lt;/full-title&gt;&lt;/periodical&gt;&lt;pages&gt;404-9&lt;/pages&gt;&lt;volume&gt;11&lt;/volume&gt;&lt;number&gt;4&lt;/number&gt;&lt;keywords&gt;&lt;keyword&gt;Algorithms&lt;/keyword&gt;&lt;keyword&gt;Animals&lt;/keyword&gt;&lt;keyword&gt;Cerebral Cortex/*physiology&lt;/keyword&gt;&lt;keyword&gt;*Decision Making&lt;/keyword&gt;&lt;keyword&gt;*Game Theory&lt;/keyword&gt;&lt;keyword&gt;Humans&lt;/keyword&gt;&lt;keyword&gt;Reward&lt;/keyword&gt;&lt;keyword&gt;*Social Behavior&lt;/keyword&gt;&lt;keyword&gt;Social Perception&lt;/keyword&gt;&lt;/keywords&gt;&lt;dates&gt;&lt;year&gt;2008&lt;/year&gt;&lt;pub-dates&gt;&lt;date&gt;Apr&lt;/date&gt;&lt;/pub-dates&gt;&lt;/dates&gt;&lt;isbn&gt;1097-6256 (Print)&amp;#xD;1097-6256 (Linking)&lt;/isbn&gt;&lt;accession-num&gt;18368047&lt;/accession-num&gt;&lt;urls&gt;&lt;related-urls&gt;&lt;url&gt;https://www.ncbi.nlm.nih.gov/pubmed/18368047&lt;/url&gt;&lt;/related-urls&gt;&lt;/urls&gt;&lt;custom2&gt;PMC2413175&lt;/custom2&gt;&lt;electronic-resource-num&gt;10.1038/nn2065&lt;/electronic-resource-num&gt;&lt;/record&gt;&lt;/Cite&gt;&lt;/EndNote&gt;</w:instrText>
      </w:r>
      <w:r w:rsidR="00E67502">
        <w:rPr>
          <w:rFonts w:ascii="Helvetica" w:hAnsi="Helvetica" w:cs="Times New Roman"/>
        </w:rPr>
        <w:fldChar w:fldCharType="separate"/>
      </w:r>
      <w:r w:rsidR="00E67502">
        <w:rPr>
          <w:rFonts w:ascii="Helvetica" w:hAnsi="Helvetica" w:cs="Times New Roman"/>
          <w:noProof/>
        </w:rPr>
        <w:t>(Lee, 2008)</w:t>
      </w:r>
      <w:r w:rsidR="00E67502">
        <w:rPr>
          <w:rFonts w:ascii="Helvetica" w:hAnsi="Helvetica" w:cs="Times New Roman"/>
        </w:rPr>
        <w:fldChar w:fldCharType="end"/>
      </w:r>
      <w:r w:rsidR="00E67502">
        <w:rPr>
          <w:rFonts w:ascii="Helvetica" w:hAnsi="Helvetica" w:cs="Times New Roman"/>
        </w:rPr>
        <w:t>.</w:t>
      </w:r>
    </w:p>
    <w:p w14:paraId="10F0EAF3" w14:textId="77777777" w:rsidR="00B3370E" w:rsidRDefault="00B3370E" w:rsidP="00B3370E">
      <w:pPr>
        <w:spacing w:after="0" w:line="360" w:lineRule="auto"/>
        <w:rPr>
          <w:rFonts w:ascii="Helvetica" w:hAnsi="Helvetica" w:cs="Times New Roman"/>
        </w:rPr>
      </w:pPr>
    </w:p>
    <w:p w14:paraId="70CF4460" w14:textId="7D7A0D53" w:rsidR="00310FAC" w:rsidRPr="00E93A90" w:rsidRDefault="00EC463A" w:rsidP="00E93A90">
      <w:pPr>
        <w:spacing w:after="0" w:line="360" w:lineRule="auto"/>
        <w:rPr>
          <w:rFonts w:ascii="Helvetica" w:hAnsi="Helvetica" w:cs="Times New Roman"/>
          <w:highlight w:val="yellow"/>
        </w:rPr>
      </w:pPr>
      <w:r>
        <w:rPr>
          <w:rFonts w:ascii="Helvetica" w:hAnsi="Helvetica" w:cs="Times New Roman"/>
        </w:rPr>
        <w:t>Research in</w:t>
      </w:r>
      <w:r w:rsidR="009C272A">
        <w:rPr>
          <w:rFonts w:ascii="Helvetica" w:hAnsi="Helvetica" w:cs="Times New Roman"/>
        </w:rPr>
        <w:t xml:space="preserve"> humans and non-human primates</w:t>
      </w:r>
      <w:r>
        <w:rPr>
          <w:rFonts w:ascii="Helvetica" w:hAnsi="Helvetica" w:cs="Times New Roman"/>
        </w:rPr>
        <w:t xml:space="preserve"> has identified numerous brain regions </w:t>
      </w:r>
      <w:r w:rsidR="00C05FBF">
        <w:rPr>
          <w:rFonts w:ascii="Helvetica" w:hAnsi="Helvetica" w:cs="Times New Roman"/>
        </w:rPr>
        <w:t>contributing to</w:t>
      </w:r>
      <w:r w:rsidR="00296DD2">
        <w:rPr>
          <w:rFonts w:ascii="Helvetica" w:hAnsi="Helvetica" w:cs="Times New Roman"/>
        </w:rPr>
        <w:t xml:space="preserve"> decision-making</w:t>
      </w:r>
      <w:r w:rsidR="002A4065" w:rsidRPr="006A0859">
        <w:rPr>
          <w:rFonts w:ascii="Helvetica" w:hAnsi="Helvetica" w:cs="Times New Roman"/>
        </w:rPr>
        <w:t xml:space="preserve"> </w:t>
      </w:r>
      <w:r w:rsidR="0026533F">
        <w:rPr>
          <w:rFonts w:ascii="Helvetica" w:hAnsi="Helvetica" w:cs="Times New Roman"/>
        </w:rPr>
        <w:t>during two-player games</w:t>
      </w:r>
      <w:r w:rsidR="002A4065" w:rsidRPr="006A0859">
        <w:rPr>
          <w:rFonts w:ascii="Helvetica" w:hAnsi="Helvetica" w:cs="Times New Roman"/>
        </w:rPr>
        <w:t>.</w:t>
      </w:r>
      <w:r w:rsidR="00B745FE" w:rsidRPr="006A0859">
        <w:rPr>
          <w:rFonts w:ascii="Helvetica" w:hAnsi="Helvetica" w:cs="Times New Roman"/>
        </w:rPr>
        <w:t xml:space="preserve"> For example, </w:t>
      </w:r>
      <w:r w:rsidR="00E93A90">
        <w:rPr>
          <w:rFonts w:ascii="Helvetica" w:hAnsi="Helvetica" w:cs="Times New Roman"/>
        </w:rPr>
        <w:t xml:space="preserve">a </w:t>
      </w:r>
      <w:r w:rsidR="00B43854" w:rsidRPr="00E93A90">
        <w:rPr>
          <w:rFonts w:ascii="Helvetica" w:hAnsi="Helvetica" w:cs="Times New Roman"/>
        </w:rPr>
        <w:t xml:space="preserve">functional </w:t>
      </w:r>
      <w:r w:rsidR="009C272A" w:rsidRPr="00E93A90">
        <w:rPr>
          <w:rFonts w:ascii="Helvetica" w:hAnsi="Helvetica" w:cs="Times New Roman"/>
        </w:rPr>
        <w:t xml:space="preserve">imaging </w:t>
      </w:r>
      <w:r w:rsidR="00E93A90" w:rsidRPr="00E93A90">
        <w:rPr>
          <w:rFonts w:ascii="Helvetica" w:hAnsi="Helvetica" w:cs="Times New Roman"/>
        </w:rPr>
        <w:t>study</w:t>
      </w:r>
      <w:r w:rsidR="009C272A" w:rsidRPr="00E93A90">
        <w:rPr>
          <w:rFonts w:ascii="Helvetica" w:hAnsi="Helvetica" w:cs="Times New Roman"/>
        </w:rPr>
        <w:t xml:space="preserve"> in humans </w:t>
      </w:r>
      <w:r w:rsidR="00003DD2">
        <w:rPr>
          <w:rFonts w:ascii="Helvetica" w:hAnsi="Helvetica" w:cs="Times New Roman"/>
        </w:rPr>
        <w:t>showed</w:t>
      </w:r>
      <w:r w:rsidR="00E65B78" w:rsidRPr="00E93A90">
        <w:rPr>
          <w:rFonts w:ascii="Helvetica" w:hAnsi="Helvetica" w:cs="Times New Roman"/>
        </w:rPr>
        <w:t xml:space="preserve"> </w:t>
      </w:r>
      <w:r w:rsidR="00E93A90" w:rsidRPr="00E93A90">
        <w:rPr>
          <w:rFonts w:ascii="Helvetica" w:hAnsi="Helvetica" w:cs="Times New Roman"/>
        </w:rPr>
        <w:t xml:space="preserve">widespread representation of reward signals in the brain during </w:t>
      </w:r>
      <w:r w:rsidR="00003DD2">
        <w:rPr>
          <w:rFonts w:ascii="Helvetica" w:hAnsi="Helvetica" w:cs="Times New Roman"/>
        </w:rPr>
        <w:t>multiple</w:t>
      </w:r>
      <w:r w:rsidR="00003DD2" w:rsidRPr="00E93A90">
        <w:rPr>
          <w:rFonts w:ascii="Helvetica" w:hAnsi="Helvetica" w:cs="Times New Roman"/>
        </w:rPr>
        <w:t xml:space="preserve"> </w:t>
      </w:r>
      <w:r w:rsidR="00E93A90" w:rsidRPr="00E93A90">
        <w:rPr>
          <w:rFonts w:ascii="Helvetica" w:hAnsi="Helvetica" w:cs="Times New Roman"/>
        </w:rPr>
        <w:t xml:space="preserve">types of games against computerized opponents </w:t>
      </w:r>
      <w:r w:rsidR="00E93A90">
        <w:rPr>
          <w:rFonts w:ascii="Helvetica" w:hAnsi="Helvetica" w:cs="Times New Roman"/>
        </w:rPr>
        <w:fldChar w:fldCharType="begin"/>
      </w:r>
      <w:r w:rsidR="00B90073">
        <w:rPr>
          <w:rFonts w:ascii="Helvetica" w:hAnsi="Helvetica" w:cs="Times New Roman"/>
        </w:rPr>
        <w:instrText xml:space="preserve"> ADDIN EN.CITE &lt;EndNote&gt;&lt;Cite&gt;&lt;Author&gt;Vickery&lt;/Author&gt;&lt;Year&gt;2011&lt;/Year&gt;&lt;RecNum&gt;426&lt;/RecNum&gt;&lt;DisplayText&gt;(Vickery et al., 2011)&lt;/DisplayText&gt;&lt;record&gt;&lt;rec-number&gt;426&lt;/rec-number&gt;&lt;foreign-keys&gt;&lt;key app="EN" db-id="x5zwrx5zozxpepe2psdpztzme9f9weaszspd" timestamp="1526255103" guid="01313c7a-121b-4630-81e6-c172d89977ab"&gt;426&lt;/key&gt;&lt;key app="ENWeb" db-id=""&gt;0&lt;/key&gt;&lt;/foreign-keys&gt;&lt;ref-type name="Journal Article"&gt;17&lt;/ref-type&gt;&lt;contributors&gt;&lt;authors&gt;&lt;author&gt;Vickery, T. J.&lt;/author&gt;&lt;author&gt;Chun, M. M.&lt;/author&gt;&lt;author&gt;Lee, D.&lt;/author&gt;&lt;/authors&gt;&lt;/contributors&gt;&lt;auth-address&gt;Department of Psychology, Yale University, New Haven, CT 06520, USA. tim.vickery@gmail.com&lt;/auth-address&gt;&lt;titles&gt;&lt;title&gt;Ubiquity and specificity of reinforcement signals throughout the human brain&lt;/title&gt;&lt;secondary-title&gt;Neuron&lt;/secondary-title&gt;&lt;/titles&gt;&lt;periodical&gt;&lt;full-title&gt;Neuron&lt;/full-title&gt;&lt;/periodical&gt;&lt;pages&gt;166-77&lt;/pages&gt;&lt;volume&gt;72&lt;/volume&gt;&lt;number&gt;1&lt;/number&gt;&lt;edition&gt;2011/10/11&lt;/edition&gt;&lt;keywords&gt;&lt;keyword&gt;Adolescent&lt;/keyword&gt;&lt;keyword&gt;Adult&lt;/keyword&gt;&lt;keyword&gt;Brain/*physiology&lt;/keyword&gt;&lt;keyword&gt;Brain Mapping/methods&lt;/keyword&gt;&lt;keyword&gt;Choice Behavior/physiology&lt;/keyword&gt;&lt;keyword&gt;Female&lt;/keyword&gt;&lt;keyword&gt;Humans&lt;/keyword&gt;&lt;keyword&gt;Male&lt;/keyword&gt;&lt;keyword&gt;Nerve Fibers, Unmyelinated/*physiology&lt;/keyword&gt;&lt;keyword&gt;Psychomotor Performance/physiology&lt;/keyword&gt;&lt;keyword&gt;*Punishment&lt;/keyword&gt;&lt;keyword&gt;*Reinforcement (Psychology)&lt;/keyword&gt;&lt;/keywords&gt;&lt;dates&gt;&lt;year&gt;2011&lt;/year&gt;&lt;pub-dates&gt;&lt;date&gt;Oct 6&lt;/date&gt;&lt;/pub-dates&gt;&lt;/dates&gt;&lt;isbn&gt;1097-4199 (Electronic)&amp;#xD;0896-6273 (Linking)&lt;/isbn&gt;&lt;accession-num&gt;21982377&lt;/accession-num&gt;&lt;urls&gt;&lt;related-urls&gt;&lt;url&gt;https://www.ncbi.nlm.nih.gov/pubmed/21982377&lt;/url&gt;&lt;/related-urls&gt;&lt;/urls&gt;&lt;electronic-resource-num&gt;10.1016/j.neuron.2011.08.011&lt;/electronic-resource-num&gt;&lt;/record&gt;&lt;/Cite&gt;&lt;/EndNote&gt;</w:instrText>
      </w:r>
      <w:r w:rsidR="00E93A90">
        <w:rPr>
          <w:rFonts w:ascii="Helvetica" w:hAnsi="Helvetica" w:cs="Times New Roman"/>
        </w:rPr>
        <w:fldChar w:fldCharType="separate"/>
      </w:r>
      <w:r w:rsidR="00E93A90">
        <w:rPr>
          <w:rFonts w:ascii="Helvetica" w:hAnsi="Helvetica" w:cs="Times New Roman"/>
          <w:noProof/>
        </w:rPr>
        <w:t>(Vickery et al., 2011)</w:t>
      </w:r>
      <w:r w:rsidR="00E93A90">
        <w:rPr>
          <w:rFonts w:ascii="Helvetica" w:hAnsi="Helvetica" w:cs="Times New Roman"/>
        </w:rPr>
        <w:fldChar w:fldCharType="end"/>
      </w:r>
      <w:r w:rsidR="00E93A90" w:rsidRPr="00E93A90">
        <w:rPr>
          <w:rFonts w:ascii="Helvetica" w:hAnsi="Helvetica" w:cs="Times New Roman"/>
        </w:rPr>
        <w:t xml:space="preserve">. </w:t>
      </w:r>
      <w:r w:rsidR="001778EA">
        <w:rPr>
          <w:rFonts w:ascii="Helvetica" w:hAnsi="Helvetica" w:cs="Times New Roman"/>
        </w:rPr>
        <w:t>S</w:t>
      </w:r>
      <w:r w:rsidR="00E93A90" w:rsidRPr="00E93A90">
        <w:rPr>
          <w:rFonts w:ascii="Helvetica" w:hAnsi="Helvetica" w:cs="Times New Roman"/>
        </w:rPr>
        <w:t>ignals relate</w:t>
      </w:r>
      <w:r w:rsidR="001778EA">
        <w:rPr>
          <w:rFonts w:ascii="Helvetica" w:hAnsi="Helvetica" w:cs="Times New Roman"/>
        </w:rPr>
        <w:t>d</w:t>
      </w:r>
      <w:r w:rsidR="00E93A90" w:rsidRPr="00E93A90">
        <w:rPr>
          <w:rFonts w:ascii="Helvetica" w:hAnsi="Helvetica" w:cs="Times New Roman"/>
        </w:rPr>
        <w:t xml:space="preserve"> to </w:t>
      </w:r>
      <w:r w:rsidR="00E93A90">
        <w:rPr>
          <w:rFonts w:ascii="Helvetica" w:hAnsi="Helvetica" w:cs="Times New Roman"/>
        </w:rPr>
        <w:t xml:space="preserve">choices and </w:t>
      </w:r>
      <w:r w:rsidR="00E93A90" w:rsidRPr="00E93A90">
        <w:rPr>
          <w:rFonts w:ascii="Helvetica" w:hAnsi="Helvetica" w:cs="Times New Roman"/>
        </w:rPr>
        <w:t xml:space="preserve">mentalizing the opponent’s actions </w:t>
      </w:r>
      <w:r w:rsidR="00B07B16">
        <w:rPr>
          <w:rFonts w:ascii="Helvetica" w:hAnsi="Helvetica" w:cs="Times New Roman"/>
        </w:rPr>
        <w:t>were</w:t>
      </w:r>
      <w:r w:rsidR="00B07B16" w:rsidRPr="00E93A90">
        <w:rPr>
          <w:rFonts w:ascii="Helvetica" w:hAnsi="Helvetica" w:cs="Times New Roman"/>
        </w:rPr>
        <w:t xml:space="preserve"> </w:t>
      </w:r>
      <w:r w:rsidR="00E93A90">
        <w:rPr>
          <w:rFonts w:ascii="Helvetica" w:hAnsi="Helvetica" w:cs="Times New Roman"/>
        </w:rPr>
        <w:t xml:space="preserve">localized to several brain regions including the prefrontal cortex </w:t>
      </w:r>
      <w:r w:rsidR="00E93A90">
        <w:rPr>
          <w:rFonts w:ascii="Helvetica" w:hAnsi="Helvetica" w:cs="Times New Roman"/>
        </w:rPr>
        <w:fldChar w:fldCharType="begin">
          <w:fldData xml:space="preserve">PEVuZE5vdGU+PENpdGU+PEF1dGhvcj5WaWNrZXJ5PC9BdXRob3I+PFllYXI+MjAxMTwvWWVhcj48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=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PEVuZE5vdGU+PENpdGU+PEF1dGhvcj5WaWNrZXJ5PC9BdXRob3I+PFllYXI+MjAxMTwvWWVhcj48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=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E93A90">
        <w:rPr>
          <w:rFonts w:ascii="Helvetica" w:hAnsi="Helvetica" w:cs="Times New Roman"/>
        </w:rPr>
      </w:r>
      <w:r w:rsidR="00E93A90">
        <w:rPr>
          <w:rFonts w:ascii="Helvetica" w:hAnsi="Helvetica" w:cs="Times New Roman"/>
        </w:rPr>
        <w:fldChar w:fldCharType="separate"/>
      </w:r>
      <w:r w:rsidR="00E93A90">
        <w:rPr>
          <w:rFonts w:ascii="Helvetica" w:hAnsi="Helvetica" w:cs="Times New Roman"/>
          <w:noProof/>
        </w:rPr>
        <w:t>(Hampton et al., 2008; Vickery et al., 2011)</w:t>
      </w:r>
      <w:r w:rsidR="00E93A90">
        <w:rPr>
          <w:rFonts w:ascii="Helvetica" w:hAnsi="Helvetica" w:cs="Times New Roman"/>
        </w:rPr>
        <w:fldChar w:fldCharType="end"/>
      </w:r>
      <w:r w:rsidR="00E93A90">
        <w:rPr>
          <w:rFonts w:ascii="Helvetica" w:hAnsi="Helvetica" w:cs="Times New Roman"/>
        </w:rPr>
        <w:t xml:space="preserve">. </w:t>
      </w:r>
      <w:r w:rsidR="009C272A">
        <w:rPr>
          <w:rFonts w:ascii="Helvetica" w:hAnsi="Helvetica" w:cs="Times New Roman"/>
        </w:rPr>
        <w:t xml:space="preserve">Electrophysiological </w:t>
      </w:r>
      <w:r w:rsidR="00E65B78" w:rsidRPr="006A0859">
        <w:rPr>
          <w:rFonts w:ascii="Helvetica" w:hAnsi="Helvetica" w:cs="Times New Roman"/>
        </w:rPr>
        <w:t xml:space="preserve">recordings </w:t>
      </w:r>
      <w:r w:rsidR="009C272A">
        <w:rPr>
          <w:rFonts w:ascii="Helvetica" w:hAnsi="Helvetica" w:cs="Times New Roman"/>
        </w:rPr>
        <w:t>in macaque monkeys</w:t>
      </w:r>
      <w:r w:rsidR="00E65B78" w:rsidRPr="006A0859">
        <w:rPr>
          <w:rFonts w:ascii="Helvetica" w:hAnsi="Helvetica" w:cs="Times New Roman"/>
        </w:rPr>
        <w:t xml:space="preserve"> </w:t>
      </w:r>
      <w:r w:rsidR="003732AD">
        <w:rPr>
          <w:rFonts w:ascii="Helvetica" w:hAnsi="Helvetica" w:cs="Times New Roman"/>
        </w:rPr>
        <w:t>demonstrated</w:t>
      </w:r>
      <w:r w:rsidR="009C272A">
        <w:rPr>
          <w:rFonts w:ascii="Helvetica" w:hAnsi="Helvetica" w:cs="Times New Roman"/>
        </w:rPr>
        <w:t xml:space="preserve"> </w:t>
      </w:r>
      <w:r w:rsidR="00EC7639">
        <w:rPr>
          <w:rFonts w:ascii="Helvetica" w:hAnsi="Helvetica" w:cs="Times New Roman"/>
        </w:rPr>
        <w:t>spiking</w:t>
      </w:r>
      <w:r w:rsidR="009C272A">
        <w:rPr>
          <w:rFonts w:ascii="Helvetica" w:hAnsi="Helvetica" w:cs="Times New Roman"/>
        </w:rPr>
        <w:t xml:space="preserve"> </w:t>
      </w:r>
      <w:r w:rsidR="00E668BA">
        <w:rPr>
          <w:rFonts w:ascii="Helvetica" w:hAnsi="Helvetica" w:cs="Times New Roman"/>
        </w:rPr>
        <w:t>activity</w:t>
      </w:r>
      <w:r w:rsidR="001075ED" w:rsidRPr="006A0859">
        <w:rPr>
          <w:rFonts w:ascii="Helvetica" w:hAnsi="Helvetica" w:cs="Times New Roman"/>
        </w:rPr>
        <w:t xml:space="preserve"> </w:t>
      </w:r>
      <w:r w:rsidR="00CB73B3">
        <w:rPr>
          <w:rFonts w:ascii="Helvetica" w:hAnsi="Helvetica" w:cs="Times New Roman"/>
        </w:rPr>
        <w:t xml:space="preserve">patterns </w:t>
      </w:r>
      <w:r w:rsidR="003732AD">
        <w:rPr>
          <w:rFonts w:ascii="Helvetica" w:hAnsi="Helvetica" w:cs="Times New Roman"/>
        </w:rPr>
        <w:t xml:space="preserve">that suggest neural representations of various decision variables </w:t>
      </w:r>
      <w:r w:rsidR="0084252F">
        <w:rPr>
          <w:rFonts w:ascii="Helvetica" w:hAnsi="Helvetica" w:cs="Times New Roman"/>
        </w:rPr>
        <w:t xml:space="preserve">in </w:t>
      </w:r>
      <w:r w:rsidR="009C272A">
        <w:rPr>
          <w:rFonts w:ascii="Helvetica" w:hAnsi="Helvetica" w:cs="Times New Roman"/>
        </w:rPr>
        <w:t>pre</w:t>
      </w:r>
      <w:r w:rsidR="00B33A76" w:rsidRPr="006A0859">
        <w:rPr>
          <w:rFonts w:ascii="Helvetica" w:hAnsi="Helvetica" w:cs="Times New Roman"/>
        </w:rPr>
        <w:t xml:space="preserve">frontal </w:t>
      </w:r>
      <w:r w:rsidR="009C272A">
        <w:rPr>
          <w:rFonts w:ascii="Helvetica" w:hAnsi="Helvetica" w:cs="Times New Roman"/>
        </w:rPr>
        <w:t>cortical regions</w:t>
      </w:r>
      <w:r w:rsidR="00226838">
        <w:rPr>
          <w:rFonts w:ascii="Helvetica" w:hAnsi="Helvetica" w:cs="Times New Roman"/>
        </w:rPr>
        <w:t xml:space="preserve">, </w:t>
      </w:r>
      <w:r w:rsidR="009C272A">
        <w:rPr>
          <w:rFonts w:ascii="Helvetica" w:hAnsi="Helvetica" w:cs="Times New Roman"/>
        </w:rPr>
        <w:t>lateral intraparietal cortex</w:t>
      </w:r>
      <w:r w:rsidR="00226838">
        <w:rPr>
          <w:rFonts w:ascii="Helvetica" w:hAnsi="Helvetica" w:cs="Times New Roman"/>
        </w:rPr>
        <w:t>, and amygdala</w:t>
      </w:r>
      <w:r w:rsidR="009C272A">
        <w:rPr>
          <w:rFonts w:ascii="Helvetica" w:hAnsi="Helvetica" w:cs="Times New Roman"/>
        </w:rPr>
        <w:t xml:space="preserve"> </w:t>
      </w:r>
      <w:r w:rsidR="009C272A">
        <w:rPr>
          <w:rFonts w:ascii="Helvetica" w:hAnsi="Helvetica" w:cs="Times New Roman"/>
        </w:rPr>
        <w:fldChar w:fldCharType="begin">
          <w:fldData xml:space="preserve">PEVuZE5vdGU+PENpdGU+PEF1dGhvcj5CYXJyYWNsb3VnaDwvQXV0aG9yPjxZZWFyPjIwMDQ8L1ll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==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PEVuZE5vdGU+PENpdGU+PEF1dGhvcj5CYXJyYWNsb3VnaDwvQXV0aG9yPjxZZWFyPjIwMDQ8L1ll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==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9C272A">
        <w:rPr>
          <w:rFonts w:ascii="Helvetica" w:hAnsi="Helvetica" w:cs="Times New Roman"/>
        </w:rPr>
      </w:r>
      <w:r w:rsidR="009C272A">
        <w:rPr>
          <w:rFonts w:ascii="Helvetica" w:hAnsi="Helvetica" w:cs="Times New Roman"/>
        </w:rPr>
        <w:fldChar w:fldCharType="separate"/>
      </w:r>
      <w:r w:rsidR="00CF05D0">
        <w:rPr>
          <w:rFonts w:ascii="Helvetica" w:hAnsi="Helvetica" w:cs="Times New Roman"/>
          <w:noProof/>
        </w:rPr>
        <w:t>(Barraclough et al., 2004; Seo et al., 2007, 2009; Chang et al., 2013; Haroush and Williams, 2015; Dal Monte et al., 2020)</w:t>
      </w:r>
      <w:r w:rsidR="009C272A">
        <w:rPr>
          <w:rFonts w:ascii="Helvetica" w:hAnsi="Helvetica" w:cs="Times New Roman"/>
        </w:rPr>
        <w:fldChar w:fldCharType="end"/>
      </w:r>
      <w:r w:rsidR="00A17CE1" w:rsidRPr="006A0859">
        <w:rPr>
          <w:rFonts w:ascii="Helvetica" w:hAnsi="Helvetica" w:cs="Times New Roman"/>
        </w:rPr>
        <w:t xml:space="preserve">. </w:t>
      </w:r>
      <w:r w:rsidR="00EC6228">
        <w:rPr>
          <w:rFonts w:ascii="Helvetica" w:hAnsi="Helvetica" w:cs="Times New Roman"/>
        </w:rPr>
        <w:t>However, there ha</w:t>
      </w:r>
      <w:r w:rsidR="00C83F59">
        <w:rPr>
          <w:rFonts w:ascii="Helvetica" w:hAnsi="Helvetica" w:cs="Times New Roman"/>
        </w:rPr>
        <w:t>ve</w:t>
      </w:r>
      <w:r w:rsidR="00EC6228">
        <w:rPr>
          <w:rFonts w:ascii="Helvetica" w:hAnsi="Helvetica" w:cs="Times New Roman"/>
        </w:rPr>
        <w:t xml:space="preserve"> </w:t>
      </w:r>
      <w:r w:rsidR="00C83F59">
        <w:rPr>
          <w:rFonts w:ascii="Helvetica" w:hAnsi="Helvetica" w:cs="Times New Roman"/>
        </w:rPr>
        <w:t>only been a</w:t>
      </w:r>
      <w:r w:rsidR="00970B49">
        <w:rPr>
          <w:rFonts w:ascii="Helvetica" w:hAnsi="Helvetica" w:cs="Times New Roman"/>
        </w:rPr>
        <w:t xml:space="preserve"> </w:t>
      </w:r>
      <w:r w:rsidR="00EC6228">
        <w:rPr>
          <w:rFonts w:ascii="Helvetica" w:hAnsi="Helvetica" w:cs="Times New Roman"/>
        </w:rPr>
        <w:t xml:space="preserve">few reports of rodents engaging in two-player games </w:t>
      </w:r>
      <w:r w:rsidR="00EC6228">
        <w:rPr>
          <w:rFonts w:ascii="Helvetica" w:hAnsi="Helvetica" w:cs="Times New Roman"/>
        </w:rPr>
        <w:fldChar w:fldCharType="begin">
          <w:fldData xml:space="preserve">PEVuZE5vdGU+PENpdGU+PEF1dGhvcj5Xb29kPC9BdXRob3I+PFllYXI+MjAxNjwvWWVhcj48UmVj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PEVuZE5vdGU+PENpdGU+PEF1dGhvcj5Xb29kPC9BdXRob3I+PFllYXI+MjAxNjwvWWVhcj48UmVj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EC6228">
        <w:rPr>
          <w:rFonts w:ascii="Helvetica" w:hAnsi="Helvetica" w:cs="Times New Roman"/>
        </w:rPr>
      </w:r>
      <w:r w:rsidR="00EC6228">
        <w:rPr>
          <w:rFonts w:ascii="Helvetica" w:hAnsi="Helvetica" w:cs="Times New Roman"/>
        </w:rPr>
        <w:fldChar w:fldCharType="separate"/>
      </w:r>
      <w:r w:rsidR="00EC6228">
        <w:rPr>
          <w:rFonts w:ascii="Helvetica" w:hAnsi="Helvetica" w:cs="Times New Roman"/>
          <w:noProof/>
        </w:rPr>
        <w:t>(Tervo et al., 2014; Wood et al., 2016)</w:t>
      </w:r>
      <w:r w:rsidR="00EC6228">
        <w:rPr>
          <w:rFonts w:ascii="Helvetica" w:hAnsi="Helvetica" w:cs="Times New Roman"/>
        </w:rPr>
        <w:fldChar w:fldCharType="end"/>
      </w:r>
      <w:r w:rsidR="00EC6228">
        <w:rPr>
          <w:rFonts w:ascii="Helvetica" w:hAnsi="Helvetica" w:cs="Times New Roman"/>
        </w:rPr>
        <w:t xml:space="preserve">, and the associated neural correlates are </w:t>
      </w:r>
      <w:r w:rsidR="00B4575F">
        <w:rPr>
          <w:rFonts w:ascii="Helvetica" w:hAnsi="Helvetica" w:cs="Times New Roman"/>
        </w:rPr>
        <w:t>less clear</w:t>
      </w:r>
      <w:r w:rsidR="00EC6228">
        <w:rPr>
          <w:rFonts w:ascii="Helvetica" w:hAnsi="Helvetica" w:cs="Times New Roman"/>
        </w:rPr>
        <w:t>.</w:t>
      </w:r>
    </w:p>
    <w:p w14:paraId="4FDD1362" w14:textId="4C3A0FF3" w:rsidR="00EC6228" w:rsidRDefault="00EC6228" w:rsidP="00424062">
      <w:pPr>
        <w:spacing w:after="0" w:line="360" w:lineRule="auto"/>
        <w:rPr>
          <w:rFonts w:ascii="Helvetica" w:hAnsi="Helvetica" w:cs="Times New Roman"/>
        </w:rPr>
      </w:pPr>
    </w:p>
    <w:p w14:paraId="57D0D7E7" w14:textId="3CA152DF" w:rsidR="002E2194" w:rsidRDefault="00387E83" w:rsidP="002E2194">
      <w:pPr>
        <w:spacing w:after="0" w:line="360" w:lineRule="auto"/>
        <w:rPr>
          <w:rFonts w:ascii="Helvetica" w:hAnsi="Helvetica" w:cs="Times New Roman"/>
        </w:rPr>
      </w:pPr>
      <w:r>
        <w:rPr>
          <w:rFonts w:ascii="Helvetica" w:hAnsi="Helvetica" w:cs="Times New Roman"/>
        </w:rPr>
        <w:lastRenderedPageBreak/>
        <w:t>Beyond neural activity, the neuromodulator n</w:t>
      </w:r>
      <w:r w:rsidR="00EC6228">
        <w:rPr>
          <w:rFonts w:ascii="Helvetica" w:hAnsi="Helvetica" w:cs="Times New Roman"/>
        </w:rPr>
        <w:t xml:space="preserve">orepinephrine (NE) may be particularly relevant for animals to </w:t>
      </w:r>
      <w:r w:rsidR="00EC010E">
        <w:rPr>
          <w:rFonts w:ascii="Helvetica" w:hAnsi="Helvetica" w:cs="Times New Roman"/>
        </w:rPr>
        <w:t xml:space="preserve">achieve </w:t>
      </w:r>
      <w:r w:rsidR="00EC6228">
        <w:rPr>
          <w:rFonts w:ascii="Helvetica" w:hAnsi="Helvetica" w:cs="Times New Roman"/>
        </w:rPr>
        <w:t xml:space="preserve">optimal performance during two-player games. A large body of </w:t>
      </w:r>
      <w:r w:rsidR="009F4023" w:rsidRPr="006A0859">
        <w:rPr>
          <w:rFonts w:ascii="Helvetica" w:hAnsi="Helvetica" w:cs="Times New Roman"/>
        </w:rPr>
        <w:t xml:space="preserve">literature has linked </w:t>
      </w:r>
      <w:r w:rsidR="00EC6228">
        <w:rPr>
          <w:rFonts w:ascii="Helvetica" w:hAnsi="Helvetica" w:cs="Times New Roman"/>
        </w:rPr>
        <w:t xml:space="preserve">central </w:t>
      </w:r>
      <w:r w:rsidR="009F4023" w:rsidRPr="006A0859">
        <w:rPr>
          <w:rFonts w:ascii="Helvetica" w:hAnsi="Helvetica" w:cs="Times New Roman"/>
        </w:rPr>
        <w:t>nor</w:t>
      </w:r>
      <w:r w:rsidR="00EC6228">
        <w:rPr>
          <w:rFonts w:ascii="Helvetica" w:hAnsi="Helvetica" w:cs="Times New Roman"/>
        </w:rPr>
        <w:t xml:space="preserve">adrenergic tone to behavioral flexibility </w:t>
      </w:r>
      <w:r w:rsidR="009F4023" w:rsidRPr="006A0859">
        <w:rPr>
          <w:rFonts w:ascii="Helvetica" w:hAnsi="Helvetica" w:cs="Times New Roman"/>
        </w:rPr>
        <w:fldChar w:fldCharType="begin">
          <w:fldData xml:space="preserve">PEVuZE5vdGU+PENpdGU+PEF1dGhvcj5Bc3Rvbi1Kb25lczwvQXV0aG9yPjxZZWFyPjIwMDU8L1ll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PEVuZE5vdGU+PENpdGU+PEF1dGhvcj5Bc3Rvbi1Kb25lczwvQXV0aG9yPjxZZWFyPjIwMDU8L1ll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9F4023" w:rsidRPr="006A0859">
        <w:rPr>
          <w:rFonts w:ascii="Helvetica" w:hAnsi="Helvetica" w:cs="Times New Roman"/>
        </w:rPr>
      </w:r>
      <w:r w:rsidR="009F4023" w:rsidRPr="006A0859">
        <w:rPr>
          <w:rFonts w:ascii="Helvetica" w:hAnsi="Helvetica" w:cs="Times New Roman"/>
        </w:rPr>
        <w:fldChar w:fldCharType="separate"/>
      </w:r>
      <w:r w:rsidR="009F4023">
        <w:rPr>
          <w:rFonts w:ascii="Helvetica" w:hAnsi="Helvetica" w:cs="Times New Roman"/>
          <w:noProof/>
        </w:rPr>
        <w:t>(Aston-Jones and Cohen, 2005; Bouret and Sara, 2005)</w:t>
      </w:r>
      <w:r w:rsidR="009F4023" w:rsidRPr="006A0859">
        <w:rPr>
          <w:rFonts w:ascii="Helvetica" w:hAnsi="Helvetica" w:cs="Times New Roman"/>
        </w:rPr>
        <w:fldChar w:fldCharType="end"/>
      </w:r>
      <w:r w:rsidR="009F4023" w:rsidRPr="006A0859">
        <w:rPr>
          <w:rFonts w:ascii="Helvetica" w:hAnsi="Helvetica" w:cs="Times New Roman"/>
        </w:rPr>
        <w:t xml:space="preserve">. </w:t>
      </w:r>
      <w:r w:rsidR="00EC6228">
        <w:rPr>
          <w:rFonts w:ascii="Helvetica" w:hAnsi="Helvetica" w:cs="Times New Roman"/>
        </w:rPr>
        <w:t xml:space="preserve">In one pioneering study, </w:t>
      </w:r>
      <w:proofErr w:type="spellStart"/>
      <w:r w:rsidR="00EC6228">
        <w:rPr>
          <w:rFonts w:ascii="Helvetica" w:hAnsi="Helvetica" w:cs="Times New Roman"/>
        </w:rPr>
        <w:t>Tervo</w:t>
      </w:r>
      <w:proofErr w:type="spellEnd"/>
      <w:r w:rsidR="00EC6228">
        <w:rPr>
          <w:rFonts w:ascii="Helvetica" w:hAnsi="Helvetica" w:cs="Times New Roman"/>
        </w:rPr>
        <w:t xml:space="preserve"> et al. taught rats to </w:t>
      </w:r>
      <w:r w:rsidR="00330189">
        <w:rPr>
          <w:rFonts w:ascii="Helvetica" w:hAnsi="Helvetica" w:cs="Times New Roman"/>
        </w:rPr>
        <w:t>play</w:t>
      </w:r>
      <w:r w:rsidR="00EC6228">
        <w:rPr>
          <w:rFonts w:ascii="Helvetica" w:hAnsi="Helvetica" w:cs="Times New Roman"/>
        </w:rPr>
        <w:t xml:space="preserve"> a matching pennies game with a computer opponent </w:t>
      </w:r>
      <w:r w:rsidR="00EC6228" w:rsidRPr="006A0859">
        <w:rPr>
          <w:rFonts w:ascii="Helvetica" w:hAnsi="Helvetica" w:cs="Times New Roman"/>
        </w:rPr>
        <w:fldChar w:fldCharType="begin"/>
      </w:r>
      <w:r w:rsidR="00B90073">
        <w:rPr>
          <w:rFonts w:ascii="Helvetica" w:hAnsi="Helvetica" w:cs="Times New Roman"/>
        </w:rPr>
        <w:instrText xml:space="preserve"> ADDIN EN.CITE &lt;EndNote&gt;&lt;Cite&gt;&lt;Author&gt;Tervo&lt;/Author&gt;&lt;Year&gt;2014&lt;/Year&gt;&lt;RecNum&gt;263&lt;/RecNum&gt;&lt;DisplayText&gt;(Tervo et al., 2014)&lt;/DisplayText&gt;&lt;record&gt;&lt;rec-number&gt;263&lt;/rec-number&gt;&lt;foreign-keys&gt;&lt;key app="EN" db-id="x5zwrx5zozxpepe2psdpztzme9f9weaszspd" timestamp="1505796070" guid="f5a59968-aec2-43d9-872b-7a421567d11a"&gt;263&lt;/key&gt;&lt;key app="ENWeb" db-id=""&gt;0&lt;/key&gt;&lt;/foreign-keys&gt;&lt;ref-type name="Journal Article"&gt;17&lt;/ref-type&gt;&lt;contributors&gt;&lt;authors&gt;&lt;author&gt;Tervo, D. G.&lt;/author&gt;&lt;author&gt;Proskurin, M.&lt;/author&gt;&lt;author&gt;Manakov, M.&lt;/author&gt;&lt;author&gt;Kabra, M.&lt;/author&gt;&lt;author&gt;Vollmer, A.&lt;/author&gt;&lt;author&gt;Branson, K.&lt;/author&gt;&lt;author&gt;Karpova, A. Y.&lt;/author&gt;&lt;/authors&gt;&lt;/contributors&gt;&lt;auth-address&gt;Howard Hughes Medical Institute, Janelia Research Campus, 19700 Helix Drive, Ashburn, VA 20147, USA.&amp;#xD;Howard Hughes Medical Institute, Janelia Research Campus, 19700 Helix Drive, Ashburn, VA 20147, USA. Electronic address: alla@janelia.hhmi.org.&lt;/auth-address&gt;&lt;titles&gt;&lt;title&gt;Behavioral variability through stochastic choice and its gating by anterior cingulate cortex&lt;/title&gt;&lt;secondary-title&gt;Cell&lt;/secondary-title&gt;&lt;/titles&gt;&lt;periodical&gt;&lt;full-title&gt;Cell&lt;/full-title&gt;&lt;/periodical&gt;&lt;pages&gt;21-32&lt;/pages&gt;&lt;volume&gt;159&lt;/volume&gt;&lt;number&gt;1&lt;/number&gt;&lt;edition&gt;2014/09/27&lt;/edition&gt;&lt;keywords&gt;&lt;keyword&gt;Animals&lt;/keyword&gt;&lt;keyword&gt;Behavior, Animal&lt;/keyword&gt;&lt;keyword&gt;*Choice Behavior&lt;/keyword&gt;&lt;keyword&gt;Competitive Behavior&lt;/keyword&gt;&lt;keyword&gt;Gyrus Cinguli/*physiology&lt;/keyword&gt;&lt;keyword&gt;Locus Coeruleus/drug effects/physiology&lt;/keyword&gt;&lt;keyword&gt;Rats&lt;/keyword&gt;&lt;keyword&gt;Rats, Transgenic&lt;/keyword&gt;&lt;keyword&gt;Stochastic Processes&lt;/keyword&gt;&lt;/keywords&gt;&lt;dates&gt;&lt;year&gt;2014&lt;/year&gt;&lt;pub-dates&gt;&lt;date&gt;Sep 25&lt;/date&gt;&lt;/pub-dates&gt;&lt;/dates&gt;&lt;isbn&gt;1097-4172 (Electronic)&amp;#xD;0092-8674 (Linking)&lt;/isbn&gt;&lt;accession-num&gt;25259917&lt;/accession-num&gt;&lt;urls&gt;&lt;related-urls&gt;&lt;url&gt;https://www.ncbi.nlm.nih.gov/pubmed/25259917&lt;/url&gt;&lt;/related-urls&gt;&lt;/urls&gt;&lt;electronic-resource-num&gt;10.1016/j.cell.2014.08.037&lt;/electronic-resource-num&gt;&lt;/record&gt;&lt;/Cite&gt;&lt;/EndNote&gt;</w:instrText>
      </w:r>
      <w:r w:rsidR="00EC6228" w:rsidRPr="006A0859">
        <w:rPr>
          <w:rFonts w:ascii="Helvetica" w:hAnsi="Helvetica" w:cs="Times New Roman"/>
        </w:rPr>
        <w:fldChar w:fldCharType="separate"/>
      </w:r>
      <w:r w:rsidR="00EC6228" w:rsidRPr="006A0859">
        <w:rPr>
          <w:rFonts w:ascii="Helvetica" w:hAnsi="Helvetica" w:cs="Times New Roman"/>
          <w:noProof/>
        </w:rPr>
        <w:t>(Tervo et al., 2014)</w:t>
      </w:r>
      <w:r w:rsidR="00EC6228" w:rsidRPr="006A0859">
        <w:rPr>
          <w:rFonts w:ascii="Helvetica" w:hAnsi="Helvetica" w:cs="Times New Roman"/>
        </w:rPr>
        <w:fldChar w:fldCharType="end"/>
      </w:r>
      <w:r w:rsidR="00EC6228">
        <w:rPr>
          <w:rFonts w:ascii="Helvetica" w:hAnsi="Helvetica" w:cs="Times New Roman"/>
        </w:rPr>
        <w:t xml:space="preserve">. By manipulating </w:t>
      </w:r>
      <w:r w:rsidR="0035197B">
        <w:rPr>
          <w:rFonts w:ascii="Helvetica" w:hAnsi="Helvetica" w:cs="Times New Roman"/>
        </w:rPr>
        <w:t xml:space="preserve">neural activity in </w:t>
      </w:r>
      <w:r w:rsidR="00313783">
        <w:rPr>
          <w:rFonts w:ascii="Helvetica" w:hAnsi="Helvetica" w:cs="Times New Roman"/>
        </w:rPr>
        <w:t>locus coeruleus (LC)</w:t>
      </w:r>
      <w:r w:rsidR="00EC6228">
        <w:rPr>
          <w:rFonts w:ascii="Helvetica" w:hAnsi="Helvetica" w:cs="Times New Roman"/>
        </w:rPr>
        <w:t xml:space="preserve">, they showed that elevating central NE tone </w:t>
      </w:r>
      <w:r w:rsidR="00313783">
        <w:rPr>
          <w:rFonts w:ascii="Helvetica" w:hAnsi="Helvetica" w:cs="Times New Roman"/>
        </w:rPr>
        <w:t xml:space="preserve">can </w:t>
      </w:r>
      <w:r w:rsidR="00EC6228">
        <w:rPr>
          <w:rFonts w:ascii="Helvetica" w:hAnsi="Helvetica" w:cs="Times New Roman"/>
        </w:rPr>
        <w:t xml:space="preserve">suppress </w:t>
      </w:r>
      <w:r w:rsidR="0035197B">
        <w:rPr>
          <w:rFonts w:ascii="Helvetica" w:hAnsi="Helvetica" w:cs="Times New Roman"/>
        </w:rPr>
        <w:t xml:space="preserve">firing in </w:t>
      </w:r>
      <w:r w:rsidR="00EC6228">
        <w:rPr>
          <w:rFonts w:ascii="Helvetica" w:hAnsi="Helvetica" w:cs="Times New Roman"/>
        </w:rPr>
        <w:t xml:space="preserve">the anterior cingulate cortex, which </w:t>
      </w:r>
      <w:r w:rsidR="00993CEE">
        <w:rPr>
          <w:rFonts w:ascii="Helvetica" w:hAnsi="Helvetica" w:cs="Times New Roman"/>
        </w:rPr>
        <w:t xml:space="preserve">in turn </w:t>
      </w:r>
      <w:r w:rsidR="00EC6228">
        <w:rPr>
          <w:rFonts w:ascii="Helvetica" w:hAnsi="Helvetica" w:cs="Times New Roman"/>
        </w:rPr>
        <w:t>reduce</w:t>
      </w:r>
      <w:r w:rsidR="00313783">
        <w:rPr>
          <w:rFonts w:ascii="Helvetica" w:hAnsi="Helvetica" w:cs="Times New Roman"/>
        </w:rPr>
        <w:t>s</w:t>
      </w:r>
      <w:r w:rsidR="00EC6228">
        <w:rPr>
          <w:rFonts w:ascii="Helvetica" w:hAnsi="Helvetica" w:cs="Times New Roman"/>
        </w:rPr>
        <w:t xml:space="preserve"> the influence of </w:t>
      </w:r>
      <w:r w:rsidR="00D77443">
        <w:rPr>
          <w:rFonts w:ascii="Helvetica" w:hAnsi="Helvetica" w:cs="Times New Roman"/>
        </w:rPr>
        <w:t>reinforcement history</w:t>
      </w:r>
      <w:r w:rsidR="00EC6228">
        <w:rPr>
          <w:rFonts w:ascii="Helvetica" w:hAnsi="Helvetica" w:cs="Times New Roman"/>
        </w:rPr>
        <w:t xml:space="preserve"> and promote</w:t>
      </w:r>
      <w:r w:rsidR="00313783">
        <w:rPr>
          <w:rFonts w:ascii="Helvetica" w:hAnsi="Helvetica" w:cs="Times New Roman"/>
        </w:rPr>
        <w:t>s</w:t>
      </w:r>
      <w:r w:rsidR="00EC6228">
        <w:rPr>
          <w:rFonts w:ascii="Helvetica" w:hAnsi="Helvetica" w:cs="Times New Roman"/>
        </w:rPr>
        <w:t xml:space="preserve"> stochastic behavior</w:t>
      </w:r>
      <w:r w:rsidR="00A77D0C">
        <w:rPr>
          <w:rFonts w:ascii="Helvetica" w:hAnsi="Helvetica" w:cs="Times New Roman"/>
        </w:rPr>
        <w:t xml:space="preserve">. </w:t>
      </w:r>
      <w:r w:rsidR="00B76467">
        <w:rPr>
          <w:rFonts w:ascii="Helvetica" w:hAnsi="Helvetica" w:cs="Times New Roman"/>
        </w:rPr>
        <w:t>A different way to study neuromodulatory tone is to measure</w:t>
      </w:r>
      <w:r w:rsidR="002A2C54">
        <w:rPr>
          <w:rFonts w:ascii="Helvetica" w:hAnsi="Helvetica" w:cs="Times New Roman"/>
        </w:rPr>
        <w:t xml:space="preserve"> pupil size</w:t>
      </w:r>
      <w:r w:rsidR="00B76467">
        <w:rPr>
          <w:rFonts w:ascii="Helvetica" w:hAnsi="Helvetica" w:cs="Times New Roman"/>
        </w:rPr>
        <w:t>, which</w:t>
      </w:r>
      <w:r w:rsidR="002A2C54">
        <w:rPr>
          <w:rFonts w:ascii="Helvetica" w:hAnsi="Helvetica" w:cs="Times New Roman"/>
        </w:rPr>
        <w:t xml:space="preserve"> is </w:t>
      </w:r>
      <w:r w:rsidR="00EB32BE">
        <w:rPr>
          <w:rFonts w:ascii="Helvetica" w:hAnsi="Helvetica" w:cs="Times New Roman"/>
        </w:rPr>
        <w:t xml:space="preserve">often treated as </w:t>
      </w:r>
      <w:r w:rsidR="002A2C54">
        <w:rPr>
          <w:rFonts w:ascii="Helvetica" w:hAnsi="Helvetica" w:cs="Times New Roman"/>
        </w:rPr>
        <w:t xml:space="preserve">a readout of </w:t>
      </w:r>
      <w:r w:rsidR="00B76467">
        <w:rPr>
          <w:rFonts w:ascii="Helvetica" w:hAnsi="Helvetica" w:cs="Times New Roman"/>
        </w:rPr>
        <w:t>NE levels</w:t>
      </w:r>
      <w:r w:rsidR="002A2C54">
        <w:rPr>
          <w:rFonts w:ascii="Helvetica" w:hAnsi="Helvetica" w:cs="Times New Roman"/>
        </w:rPr>
        <w:t xml:space="preserve"> in the neocortex </w:t>
      </w:r>
      <w:r w:rsidR="002A2C54">
        <w:rPr>
          <w:rFonts w:ascii="Helvetica" w:hAnsi="Helvetica" w:cs="Times New Roman"/>
        </w:rPr>
        <w:fldChar w:fldCharType="begin">
          <w:fldData xml:space="preserve">PEVuZE5vdGU+PENpdGU+PEF1dGhvcj5SZWltZXI8L0F1dGhvcj48WWVhcj4yMDE2PC9ZZWFyPjxS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PEVuZE5vdGU+PENpdGU+PEF1dGhvcj5SZWltZXI8L0F1dGhvcj48WWVhcj4yMDE2PC9ZZWFyPjxS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2A2C54">
        <w:rPr>
          <w:rFonts w:ascii="Helvetica" w:hAnsi="Helvetica" w:cs="Times New Roman"/>
        </w:rPr>
      </w:r>
      <w:r w:rsidR="002A2C54">
        <w:rPr>
          <w:rFonts w:ascii="Helvetica" w:hAnsi="Helvetica" w:cs="Times New Roman"/>
        </w:rPr>
        <w:fldChar w:fldCharType="separate"/>
      </w:r>
      <w:r w:rsidR="002A2C54">
        <w:rPr>
          <w:rFonts w:ascii="Helvetica" w:hAnsi="Helvetica" w:cs="Times New Roman"/>
          <w:noProof/>
        </w:rPr>
        <w:t>(Gilzenrat et al., 2010; Joshi et al., 2016; Reimer et al., 2016)</w:t>
      </w:r>
      <w:r w:rsidR="002A2C54">
        <w:rPr>
          <w:rFonts w:ascii="Helvetica" w:hAnsi="Helvetica" w:cs="Times New Roman"/>
        </w:rPr>
        <w:fldChar w:fldCharType="end"/>
      </w:r>
      <w:r w:rsidR="002A2C54">
        <w:rPr>
          <w:rFonts w:ascii="Helvetica" w:hAnsi="Helvetica" w:cs="Times New Roman"/>
        </w:rPr>
        <w:t>. Studies of pupillary dynamics during tasks further support the idea that NE is important for flexible decisions.</w:t>
      </w:r>
      <w:r w:rsidR="002E2194">
        <w:rPr>
          <w:rFonts w:ascii="Helvetica" w:hAnsi="Helvetica" w:cs="Times New Roman"/>
        </w:rPr>
        <w:t xml:space="preserve"> </w:t>
      </w:r>
      <w:r w:rsidR="002A2C54">
        <w:rPr>
          <w:rFonts w:ascii="Helvetica" w:hAnsi="Helvetica" w:cs="Times New Roman"/>
        </w:rPr>
        <w:t>For instance, the b</w:t>
      </w:r>
      <w:r w:rsidR="001075ED" w:rsidRPr="006A0859">
        <w:rPr>
          <w:rFonts w:ascii="Helvetica" w:hAnsi="Helvetica" w:cs="Times New Roman"/>
        </w:rPr>
        <w:t xml:space="preserve">aseline pupil </w:t>
      </w:r>
      <w:r w:rsidR="002A2C54">
        <w:rPr>
          <w:rFonts w:ascii="Helvetica" w:hAnsi="Helvetica" w:cs="Times New Roman"/>
        </w:rPr>
        <w:t>size</w:t>
      </w:r>
      <w:r w:rsidR="001075ED" w:rsidRPr="006A0859">
        <w:rPr>
          <w:rFonts w:ascii="Helvetica" w:hAnsi="Helvetica" w:cs="Times New Roman"/>
        </w:rPr>
        <w:t xml:space="preserve"> is shown</w:t>
      </w:r>
      <w:r w:rsidR="00266D9C" w:rsidRPr="006A0859">
        <w:rPr>
          <w:rFonts w:ascii="Helvetica" w:hAnsi="Helvetica" w:cs="Times New Roman"/>
        </w:rPr>
        <w:t xml:space="preserve"> to</w:t>
      </w:r>
      <w:r w:rsidR="001075ED" w:rsidRPr="006A0859">
        <w:rPr>
          <w:rFonts w:ascii="Helvetica" w:hAnsi="Helvetica" w:cs="Times New Roman"/>
        </w:rPr>
        <w:t xml:space="preserve"> </w:t>
      </w:r>
      <w:r w:rsidR="002A2C54">
        <w:rPr>
          <w:rFonts w:ascii="Helvetica" w:hAnsi="Helvetica" w:cs="Times New Roman"/>
        </w:rPr>
        <w:t>correlate</w:t>
      </w:r>
      <w:r w:rsidR="00266D9C" w:rsidRPr="006A0859">
        <w:rPr>
          <w:rFonts w:ascii="Helvetica" w:hAnsi="Helvetica" w:cs="Times New Roman"/>
        </w:rPr>
        <w:t xml:space="preserve"> with </w:t>
      </w:r>
      <w:r w:rsidR="002A2C54">
        <w:rPr>
          <w:rFonts w:ascii="Helvetica" w:hAnsi="Helvetica" w:cs="Times New Roman"/>
        </w:rPr>
        <w:t xml:space="preserve">biases in the explore-exploit </w:t>
      </w:r>
      <w:r w:rsidR="001075ED" w:rsidRPr="006A0859">
        <w:rPr>
          <w:rFonts w:ascii="Helvetica" w:hAnsi="Helvetica" w:cs="Times New Roman"/>
        </w:rPr>
        <w:t>trade</w:t>
      </w:r>
      <w:r w:rsidR="00D561D5" w:rsidRPr="006A0859">
        <w:rPr>
          <w:rFonts w:ascii="Helvetica" w:hAnsi="Helvetica" w:cs="Times New Roman"/>
        </w:rPr>
        <w:t>-</w:t>
      </w:r>
      <w:r w:rsidR="001075ED" w:rsidRPr="006A0859">
        <w:rPr>
          <w:rFonts w:ascii="Helvetica" w:hAnsi="Helvetica" w:cs="Times New Roman"/>
        </w:rPr>
        <w:t>off</w:t>
      </w:r>
      <w:r w:rsidR="00C85D5A" w:rsidRPr="006A0859">
        <w:rPr>
          <w:rFonts w:ascii="Helvetica" w:hAnsi="Helvetica" w:cs="Times New Roman"/>
        </w:rPr>
        <w:t xml:space="preserve"> and attentional set shifting</w:t>
      </w:r>
      <w:r w:rsidR="002A2C54">
        <w:rPr>
          <w:rFonts w:ascii="Helvetica" w:hAnsi="Helvetica" w:cs="Times New Roman"/>
        </w:rPr>
        <w:t xml:space="preserve"> </w:t>
      </w:r>
      <w:r w:rsidR="00266D9C" w:rsidRPr="006A0859">
        <w:rPr>
          <w:rFonts w:ascii="Helvetica" w:hAnsi="Helvetica" w:cs="Times New Roman"/>
        </w:rPr>
        <w:fldChar w:fldCharType="begin"/>
      </w:r>
      <w:r w:rsidR="002A2C54">
        <w:rPr>
          <w:rFonts w:ascii="Helvetica" w:hAnsi="Helvetica" w:cs="Times New Roman"/>
        </w:rPr>
        <w:instrText xml:space="preserve"> ADDIN EN.CITE &lt;EndNote&gt;&lt;Cite&gt;&lt;Author&gt;Jepma&lt;/Author&gt;&lt;Year&gt;2011&lt;/Year&gt;&lt;RecNum&gt;1068&lt;/RecNum&gt;&lt;DisplayText&gt;(Jepma and Nieuwenhuis, 2011; Pajkossy et al., 2017)&lt;/DisplayText&gt;&lt;record&gt;&lt;rec-number&gt;1068&lt;/rec-number&gt;&lt;foreign-keys&gt;&lt;key app="EN" db-id="x5zwrx5zozxpepe2psdpztzme9f9weaszspd" timestamp="1605368211" guid="0570ee49-90e6-4189-bb44-4301a5a206b0"&gt;1068&lt;/key&gt;&lt;key app="ENWeb" db-id=""&gt;0&lt;/key&gt;&lt;/foreign-keys&gt;&lt;ref-type name="Journal Article"&gt;17&lt;/ref-type&gt;&lt;contributors&gt;&lt;authors&gt;&lt;author&gt;Jepma, Marieke&lt;/author&gt;&lt;author&gt;Nieuwenhuis, Sander&lt;/author&gt;&lt;/authors&gt;&lt;/contributors&gt;&lt;titles&gt;&lt;title&gt;Pupil diameter predicts changes in the exploration–exploitation trade-off: Evidence for the adaptive gain theory&lt;/title&gt;&lt;secondary-title&gt;Journal of cognitive neuroscience&lt;/secondary-title&gt;&lt;/titles&gt;&lt;periodical&gt;&lt;full-title&gt;Journal of cognitive neuroscience&lt;/full-title&gt;&lt;/periodical&gt;&lt;pages&gt;1587-1596&lt;/pages&gt;&lt;volume&gt;23&lt;/volume&gt;&lt;number&gt;7&lt;/number&gt;&lt;dates&gt;&lt;year&gt;2011&lt;/year&gt;&lt;/dates&gt;&lt;isbn&gt;0898-929X&lt;/isbn&gt;&lt;urls&gt;&lt;/urls&gt;&lt;/record&gt;&lt;/Cite&gt;&lt;Cite&gt;&lt;Author&gt;Pajkossy&lt;/Author&gt;&lt;Year&gt;2017&lt;/Year&gt;&lt;RecNum&gt;1069&lt;/RecNum&gt;&lt;record&gt;&lt;rec-number&gt;1069&lt;/rec-number&gt;&lt;foreign-keys&gt;&lt;key app="EN" db-id="x5zwrx5zozxpepe2psdpztzme9f9weaszspd" timestamp="1605368989" guid="b6b2d301-b641-4ad5-bfc8-dc94664b0567"&gt;1069&lt;/key&gt;&lt;/foreign-keys&gt;&lt;ref-type name="Journal Article"&gt;17&lt;/ref-type&gt;&lt;contributors&gt;&lt;authors&gt;&lt;author&gt;Pajkossy, Péter&lt;/author&gt;&lt;author&gt;Szőllősi, Ágnes&lt;/author&gt;&lt;author&gt;Demeter, Gyula&lt;/author&gt;&lt;author&gt;Racsmány, Mihály&lt;/author&gt;&lt;/authors&gt;&lt;/contributors&gt;&lt;titles&gt;&lt;title&gt;Tonic noradrenergic activity modulates explorative behavior and attentional set shifting: Evidence from pupillometry and gaze pattern analysis&lt;/title&gt;&lt;secondary-title&gt;Psychophysiology&lt;/secondary-title&gt;&lt;/titles&gt;&lt;periodical&gt;&lt;full-title&gt;Psychophysiology&lt;/full-title&gt;&lt;/periodical&gt;&lt;pages&gt;1839-1854&lt;/pages&gt;&lt;volume&gt;54&lt;/volume&gt;&lt;number&gt;12&lt;/number&gt;&lt;dates&gt;&lt;year&gt;2017&lt;/year&gt;&lt;/dates&gt;&lt;isbn&gt;0048-5772&lt;/isbn&gt;&lt;urls&gt;&lt;/urls&gt;&lt;/record&gt;&lt;/Cite&gt;&lt;/EndNote&gt;</w:instrText>
      </w:r>
      <w:r w:rsidR="00266D9C" w:rsidRPr="006A0859">
        <w:rPr>
          <w:rFonts w:ascii="Helvetica" w:hAnsi="Helvetica" w:cs="Times New Roman"/>
        </w:rPr>
        <w:fldChar w:fldCharType="separate"/>
      </w:r>
      <w:r w:rsidR="002A2C54">
        <w:rPr>
          <w:rFonts w:ascii="Helvetica" w:hAnsi="Helvetica" w:cs="Times New Roman"/>
          <w:noProof/>
        </w:rPr>
        <w:t>(Jepma and Nieuwenhuis, 2011; Pajkossy et al., 2017)</w:t>
      </w:r>
      <w:r w:rsidR="00266D9C" w:rsidRPr="006A0859">
        <w:rPr>
          <w:rFonts w:ascii="Helvetica" w:hAnsi="Helvetica" w:cs="Times New Roman"/>
        </w:rPr>
        <w:fldChar w:fldCharType="end"/>
      </w:r>
      <w:r w:rsidR="002E2194">
        <w:rPr>
          <w:rFonts w:ascii="Helvetica" w:hAnsi="Helvetica" w:cs="Times New Roman"/>
        </w:rPr>
        <w:t>. The trial-by-trial transient change in pupil size is reported to associate with</w:t>
      </w:r>
      <w:r w:rsidR="002E2194" w:rsidRPr="006A0859">
        <w:rPr>
          <w:rFonts w:ascii="Helvetica" w:hAnsi="Helvetica" w:cs="Times New Roman"/>
        </w:rPr>
        <w:t xml:space="preserve"> many task-relevant variables including upcoming choice, expected outcome, values of the choices, and uncertainties</w:t>
      </w:r>
      <w:r w:rsidR="002E2194">
        <w:rPr>
          <w:rFonts w:ascii="Helvetica" w:hAnsi="Helvetica" w:cs="Times New Roman"/>
        </w:rPr>
        <w:t xml:space="preserve"> </w:t>
      </w:r>
      <w:r w:rsidR="002E2194" w:rsidRPr="006A0859">
        <w:rPr>
          <w:rFonts w:ascii="Helvetica" w:hAnsi="Helvetica" w:cs="Times New Roman"/>
        </w:rPr>
        <w:fldChar w:fldCharType="begin">
          <w:fldData xml:space="preserve">PEVuZE5vdGU+PENpdGU+PEF1dGhvcj5WYW4gU2xvb3RlbjwvQXV0aG9yPjxZZWFyPjIwMTg8L1ll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PEVuZE5vdGU+PENpdGU+PEF1dGhvcj5WYW4gU2xvb3RlbjwvQXV0aG9yPjxZZWFyPjIwMTg8L1ll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2E2194" w:rsidRPr="006A0859">
        <w:rPr>
          <w:rFonts w:ascii="Helvetica" w:hAnsi="Helvetica" w:cs="Times New Roman"/>
        </w:rPr>
      </w:r>
      <w:r w:rsidR="002E2194" w:rsidRPr="006A0859">
        <w:rPr>
          <w:rFonts w:ascii="Helvetica" w:hAnsi="Helvetica" w:cs="Times New Roman"/>
        </w:rPr>
        <w:fldChar w:fldCharType="separate"/>
      </w:r>
      <w:r w:rsidR="002E2194">
        <w:rPr>
          <w:rFonts w:ascii="Helvetica" w:hAnsi="Helvetica" w:cs="Times New Roman"/>
          <w:noProof/>
        </w:rPr>
        <w:t>(Hess and Polt, 1960; Qiyuan et al., 1985; de Gee et al., 2014; Van Slooten et al., 2018)</w:t>
      </w:r>
      <w:r w:rsidR="002E2194" w:rsidRPr="006A0859">
        <w:rPr>
          <w:rFonts w:ascii="Helvetica" w:hAnsi="Helvetica" w:cs="Times New Roman"/>
        </w:rPr>
        <w:fldChar w:fldCharType="end"/>
      </w:r>
      <w:r w:rsidR="002E2194" w:rsidRPr="006A0859">
        <w:rPr>
          <w:rFonts w:ascii="Helvetica" w:hAnsi="Helvetica" w:cs="Times New Roman"/>
        </w:rPr>
        <w:t>.</w:t>
      </w:r>
      <w:r w:rsidR="002E2194">
        <w:rPr>
          <w:rFonts w:ascii="Helvetica" w:hAnsi="Helvetica" w:cs="Times New Roman"/>
        </w:rPr>
        <w:t xml:space="preserve"> Given these prior results, it seems likely that pupil fluctuations </w:t>
      </w:r>
      <w:r w:rsidR="008A388D">
        <w:rPr>
          <w:rFonts w:ascii="Helvetica" w:hAnsi="Helvetica" w:cs="Times New Roman"/>
        </w:rPr>
        <w:t>can be leveraged to study</w:t>
      </w:r>
      <w:r w:rsidR="002E2194">
        <w:rPr>
          <w:rFonts w:ascii="Helvetica" w:hAnsi="Helvetica" w:cs="Times New Roman"/>
        </w:rPr>
        <w:t xml:space="preserve"> the neuromodulatory mechanisms </w:t>
      </w:r>
      <w:r w:rsidR="00021A9F">
        <w:rPr>
          <w:rFonts w:ascii="Helvetica" w:hAnsi="Helvetica" w:cs="Times New Roman"/>
        </w:rPr>
        <w:t>underlying</w:t>
      </w:r>
      <w:r w:rsidR="002E2194">
        <w:rPr>
          <w:rFonts w:ascii="Helvetica" w:hAnsi="Helvetica" w:cs="Times New Roman"/>
        </w:rPr>
        <w:t xml:space="preserve"> adaptive action selection during competitive two-player games.</w:t>
      </w:r>
    </w:p>
    <w:p w14:paraId="2A6EB4E7" w14:textId="77777777" w:rsidR="002E2194" w:rsidRDefault="002E2194" w:rsidP="00EC6228">
      <w:pPr>
        <w:spacing w:after="0" w:line="360" w:lineRule="auto"/>
        <w:rPr>
          <w:rFonts w:ascii="Helvetica" w:hAnsi="Helvetica" w:cs="Times New Roman"/>
        </w:rPr>
      </w:pPr>
    </w:p>
    <w:p w14:paraId="141FC10D" w14:textId="5AB75AC9" w:rsidR="00D63E3C" w:rsidRDefault="007A69E2" w:rsidP="005509F8">
      <w:pPr>
        <w:spacing w:after="0" w:line="360" w:lineRule="auto"/>
        <w:rPr>
          <w:rFonts w:ascii="Helvetica" w:hAnsi="Helvetica" w:cs="Times New Roman"/>
        </w:rPr>
      </w:pPr>
      <w:r>
        <w:rPr>
          <w:rFonts w:ascii="Helvetica" w:hAnsi="Helvetica" w:cs="Times New Roman"/>
        </w:rPr>
        <w:t xml:space="preserve">We have two goals </w:t>
      </w:r>
      <w:r w:rsidR="005509F8">
        <w:rPr>
          <w:rFonts w:ascii="Helvetica" w:hAnsi="Helvetica" w:cs="Times New Roman"/>
        </w:rPr>
        <w:t>for</w:t>
      </w:r>
      <w:r>
        <w:rPr>
          <w:rFonts w:ascii="Helvetica" w:hAnsi="Helvetica" w:cs="Times New Roman"/>
        </w:rPr>
        <w:t xml:space="preserve"> the current study</w:t>
      </w:r>
      <w:r w:rsidR="009C53BD">
        <w:rPr>
          <w:rFonts w:ascii="Helvetica" w:hAnsi="Helvetica" w:cs="Times New Roman"/>
        </w:rPr>
        <w:t xml:space="preserve">. First, we want to know if head-fixed mice can engage </w:t>
      </w:r>
      <w:r w:rsidR="00246F9B">
        <w:rPr>
          <w:rFonts w:ascii="Helvetica" w:hAnsi="Helvetica" w:cs="Times New Roman"/>
        </w:rPr>
        <w:t xml:space="preserve">and compete proficiently </w:t>
      </w:r>
      <w:r w:rsidR="009C53BD">
        <w:rPr>
          <w:rFonts w:ascii="Helvetica" w:hAnsi="Helvetica" w:cs="Times New Roman"/>
        </w:rPr>
        <w:t xml:space="preserve">in a two-player game. Second, we want to characterize pupil fluctuations to gain insights into the role of neuromodulation in decision-making under competitive pressure. </w:t>
      </w:r>
      <w:r w:rsidR="00CC788F">
        <w:rPr>
          <w:rFonts w:ascii="Helvetica" w:hAnsi="Helvetica" w:cs="Times New Roman"/>
        </w:rPr>
        <w:t xml:space="preserve">To this end, we </w:t>
      </w:r>
      <w:r w:rsidR="003702A3">
        <w:rPr>
          <w:rFonts w:ascii="Helvetica" w:hAnsi="Helvetica" w:cs="Times New Roman"/>
        </w:rPr>
        <w:t xml:space="preserve">design a behavioral paradigm </w:t>
      </w:r>
      <w:r>
        <w:rPr>
          <w:rFonts w:ascii="Helvetica" w:hAnsi="Helvetica" w:cs="Times New Roman"/>
        </w:rPr>
        <w:t>for a</w:t>
      </w:r>
      <w:r w:rsidR="003702A3">
        <w:rPr>
          <w:rFonts w:ascii="Helvetica" w:hAnsi="Helvetica" w:cs="Times New Roman"/>
        </w:rPr>
        <w:t xml:space="preserve"> head-fixed </w:t>
      </w:r>
      <w:r>
        <w:rPr>
          <w:rFonts w:ascii="Helvetica" w:hAnsi="Helvetica" w:cs="Times New Roman"/>
        </w:rPr>
        <w:t>mouse to play</w:t>
      </w:r>
      <w:r w:rsidR="003702A3">
        <w:rPr>
          <w:rFonts w:ascii="Helvetica" w:hAnsi="Helvetica" w:cs="Times New Roman"/>
        </w:rPr>
        <w:t xml:space="preserve"> </w:t>
      </w:r>
      <w:r w:rsidR="008A0F3F">
        <w:rPr>
          <w:rFonts w:ascii="Helvetica" w:hAnsi="Helvetica" w:cs="Times New Roman"/>
        </w:rPr>
        <w:t xml:space="preserve">iterative </w:t>
      </w:r>
      <w:r w:rsidR="003702A3">
        <w:rPr>
          <w:rFonts w:ascii="Helvetica" w:hAnsi="Helvetica" w:cs="Times New Roman"/>
        </w:rPr>
        <w:t>matching pennies against a computer</w:t>
      </w:r>
      <w:r w:rsidR="00C30F5F">
        <w:rPr>
          <w:rFonts w:ascii="Helvetica" w:hAnsi="Helvetica" w:cs="Times New Roman"/>
        </w:rPr>
        <w:t>-controlled virtual</w:t>
      </w:r>
      <w:r w:rsidR="003702A3">
        <w:rPr>
          <w:rFonts w:ascii="Helvetica" w:hAnsi="Helvetica" w:cs="Times New Roman"/>
        </w:rPr>
        <w:t xml:space="preserve"> opponent. </w:t>
      </w:r>
      <w:r>
        <w:rPr>
          <w:rFonts w:ascii="Helvetica" w:hAnsi="Helvetica" w:cs="Times New Roman"/>
        </w:rPr>
        <w:t xml:space="preserve">We find that </w:t>
      </w:r>
      <w:r w:rsidR="003702A3">
        <w:rPr>
          <w:rFonts w:ascii="Helvetica" w:hAnsi="Helvetica" w:cs="Times New Roman"/>
        </w:rPr>
        <w:t xml:space="preserve">mice </w:t>
      </w:r>
      <w:r>
        <w:rPr>
          <w:rFonts w:ascii="Helvetica" w:hAnsi="Helvetica" w:cs="Times New Roman"/>
        </w:rPr>
        <w:t xml:space="preserve">can </w:t>
      </w:r>
      <w:r w:rsidR="003702A3">
        <w:rPr>
          <w:rFonts w:ascii="Helvetica" w:hAnsi="Helvetica" w:cs="Times New Roman"/>
        </w:rPr>
        <w:t xml:space="preserve">perform at a </w:t>
      </w:r>
      <w:r w:rsidR="007D3ABB">
        <w:rPr>
          <w:rFonts w:ascii="Helvetica" w:hAnsi="Helvetica" w:cs="Times New Roman"/>
        </w:rPr>
        <w:t xml:space="preserve">level close to the optimal reward rate by </w:t>
      </w:r>
      <w:r>
        <w:rPr>
          <w:rFonts w:ascii="Helvetica" w:hAnsi="Helvetica" w:cs="Times New Roman"/>
        </w:rPr>
        <w:t>exhibit</w:t>
      </w:r>
      <w:r w:rsidR="007D3ABB">
        <w:rPr>
          <w:rFonts w:ascii="Helvetica" w:hAnsi="Helvetica" w:cs="Times New Roman"/>
        </w:rPr>
        <w:t>ing</w:t>
      </w:r>
      <w:r>
        <w:rPr>
          <w:rFonts w:ascii="Helvetica" w:hAnsi="Helvetica" w:cs="Times New Roman"/>
        </w:rPr>
        <w:t xml:space="preserve"> choice behavior</w:t>
      </w:r>
      <w:r w:rsidR="003702A3">
        <w:rPr>
          <w:rFonts w:ascii="Helvetica" w:hAnsi="Helvetica" w:cs="Times New Roman"/>
        </w:rPr>
        <w:t xml:space="preserve"> consistent with a mix of reinforcement learning and choice perseveration. </w:t>
      </w:r>
      <w:r w:rsidR="00796E2D">
        <w:rPr>
          <w:rFonts w:ascii="Helvetica" w:hAnsi="Helvetica" w:cs="Times New Roman"/>
        </w:rPr>
        <w:t xml:space="preserve">We show </w:t>
      </w:r>
      <w:r w:rsidR="003702A3">
        <w:rPr>
          <w:rFonts w:ascii="Helvetica" w:hAnsi="Helvetica" w:cs="Times New Roman"/>
        </w:rPr>
        <w:t>transient</w:t>
      </w:r>
      <w:r>
        <w:rPr>
          <w:rFonts w:ascii="Helvetica" w:hAnsi="Helvetica" w:cs="Times New Roman"/>
        </w:rPr>
        <w:t>, within-trial</w:t>
      </w:r>
      <w:r w:rsidR="003702A3">
        <w:rPr>
          <w:rFonts w:ascii="Helvetica" w:hAnsi="Helvetica" w:cs="Times New Roman"/>
        </w:rPr>
        <w:t xml:space="preserve"> changes in pupil size </w:t>
      </w:r>
      <w:r w:rsidR="00796E2D">
        <w:rPr>
          <w:rFonts w:ascii="Helvetica" w:hAnsi="Helvetica" w:cs="Times New Roman"/>
        </w:rPr>
        <w:t xml:space="preserve">that are </w:t>
      </w:r>
      <w:r w:rsidR="003702A3">
        <w:rPr>
          <w:rFonts w:ascii="Helvetica" w:hAnsi="Helvetica" w:cs="Times New Roman"/>
        </w:rPr>
        <w:t>associated with the choice</w:t>
      </w:r>
      <w:r w:rsidR="00604106">
        <w:rPr>
          <w:rFonts w:ascii="Helvetica" w:hAnsi="Helvetica" w:cs="Times New Roman"/>
        </w:rPr>
        <w:t xml:space="preserve">, </w:t>
      </w:r>
      <w:r w:rsidR="003702A3">
        <w:rPr>
          <w:rFonts w:ascii="Helvetica" w:hAnsi="Helvetica" w:cs="Times New Roman"/>
        </w:rPr>
        <w:t>outcome</w:t>
      </w:r>
      <w:r w:rsidR="00604106">
        <w:rPr>
          <w:rFonts w:ascii="Helvetica" w:hAnsi="Helvetica" w:cs="Times New Roman"/>
        </w:rPr>
        <w:t>, and</w:t>
      </w:r>
      <w:r w:rsidR="00796E2D">
        <w:rPr>
          <w:rFonts w:ascii="Helvetica" w:hAnsi="Helvetica" w:cs="Times New Roman"/>
        </w:rPr>
        <w:t xml:space="preserve"> </w:t>
      </w:r>
      <w:r w:rsidR="00604106">
        <w:rPr>
          <w:rFonts w:ascii="Helvetica" w:hAnsi="Helvetica" w:cs="Times New Roman"/>
        </w:rPr>
        <w:t xml:space="preserve">latent variables </w:t>
      </w:r>
      <w:r w:rsidR="00796E2D">
        <w:rPr>
          <w:rFonts w:ascii="Helvetica" w:hAnsi="Helvetica" w:cs="Times New Roman"/>
        </w:rPr>
        <w:t>for</w:t>
      </w:r>
      <w:r w:rsidR="00604106">
        <w:rPr>
          <w:rFonts w:ascii="Helvetica" w:hAnsi="Helvetica" w:cs="Times New Roman"/>
        </w:rPr>
        <w:t xml:space="preserve"> value updating</w:t>
      </w:r>
      <w:r w:rsidR="003702A3">
        <w:rPr>
          <w:rFonts w:ascii="Helvetica" w:hAnsi="Helvetica" w:cs="Times New Roman"/>
        </w:rPr>
        <w:t>.</w:t>
      </w:r>
      <w:r>
        <w:rPr>
          <w:rFonts w:ascii="Helvetica" w:hAnsi="Helvetica" w:cs="Times New Roman"/>
        </w:rPr>
        <w:t xml:space="preserve"> Finally, we contrast the</w:t>
      </w:r>
      <w:r w:rsidR="00796E2D">
        <w:rPr>
          <w:rFonts w:ascii="Helvetica" w:hAnsi="Helvetica" w:cs="Times New Roman"/>
        </w:rPr>
        <w:t>se</w:t>
      </w:r>
      <w:r>
        <w:rPr>
          <w:rFonts w:ascii="Helvetica" w:hAnsi="Helvetica" w:cs="Times New Roman"/>
        </w:rPr>
        <w:t xml:space="preserve"> </w:t>
      </w:r>
      <w:r w:rsidR="00796E2D">
        <w:rPr>
          <w:rFonts w:ascii="Helvetica" w:hAnsi="Helvetica" w:cs="Times New Roman"/>
        </w:rPr>
        <w:t>choice behavior</w:t>
      </w:r>
      <w:r>
        <w:rPr>
          <w:rFonts w:ascii="Helvetica" w:hAnsi="Helvetica" w:cs="Times New Roman"/>
        </w:rPr>
        <w:t xml:space="preserve"> and pupil fluctuations </w:t>
      </w:r>
      <w:r w:rsidR="00796E2D">
        <w:rPr>
          <w:rFonts w:ascii="Helvetica" w:hAnsi="Helvetica" w:cs="Times New Roman"/>
        </w:rPr>
        <w:t>record</w:t>
      </w:r>
      <w:r w:rsidR="00160156">
        <w:rPr>
          <w:rFonts w:ascii="Helvetica" w:hAnsi="Helvetica" w:cs="Times New Roman"/>
        </w:rPr>
        <w:t>ed</w:t>
      </w:r>
      <w:r w:rsidR="00796E2D">
        <w:rPr>
          <w:rFonts w:ascii="Helvetica" w:hAnsi="Helvetica" w:cs="Times New Roman"/>
        </w:rPr>
        <w:t xml:space="preserve"> </w:t>
      </w:r>
      <w:r>
        <w:rPr>
          <w:rFonts w:ascii="Helvetica" w:hAnsi="Helvetica" w:cs="Times New Roman"/>
        </w:rPr>
        <w:t xml:space="preserve">during matching pennies </w:t>
      </w:r>
      <w:r w:rsidR="00796E2D">
        <w:rPr>
          <w:rFonts w:ascii="Helvetica" w:hAnsi="Helvetica" w:cs="Times New Roman"/>
        </w:rPr>
        <w:t>with those quantified in</w:t>
      </w:r>
      <w:r>
        <w:rPr>
          <w:rFonts w:ascii="Helvetica" w:hAnsi="Helvetica" w:cs="Times New Roman"/>
        </w:rPr>
        <w:t xml:space="preserve"> a more widely used </w:t>
      </w:r>
      <w:r w:rsidR="00F27A07">
        <w:rPr>
          <w:rFonts w:ascii="Helvetica" w:hAnsi="Helvetica" w:cs="Times New Roman"/>
        </w:rPr>
        <w:t xml:space="preserve">decision-making </w:t>
      </w:r>
      <w:r>
        <w:rPr>
          <w:rFonts w:ascii="Helvetica" w:hAnsi="Helvetica" w:cs="Times New Roman"/>
        </w:rPr>
        <w:t>paradigm</w:t>
      </w:r>
      <w:r w:rsidR="00F27A07">
        <w:rPr>
          <w:rFonts w:ascii="Helvetica" w:hAnsi="Helvetica" w:cs="Times New Roman"/>
        </w:rPr>
        <w:t xml:space="preserve"> for mice,</w:t>
      </w:r>
      <w:r>
        <w:rPr>
          <w:rFonts w:ascii="Helvetica" w:hAnsi="Helvetica" w:cs="Times New Roman"/>
        </w:rPr>
        <w:t xml:space="preserve"> the two-armed bandit task.</w:t>
      </w:r>
    </w:p>
    <w:p w14:paraId="2C91FB8E" w14:textId="3FB60527" w:rsidR="002B75C9" w:rsidRDefault="002B75C9" w:rsidP="002B194A">
      <w:pPr>
        <w:spacing w:after="0" w:line="360" w:lineRule="auto"/>
        <w:rPr>
          <w:rFonts w:ascii="Helvetica" w:hAnsi="Helvetica" w:cs="Times New Roman"/>
        </w:rPr>
      </w:pPr>
    </w:p>
    <w:p w14:paraId="42B29169" w14:textId="776260B5" w:rsidR="002B194A" w:rsidRPr="002B194A" w:rsidRDefault="00CC523C" w:rsidP="002B194A">
      <w:pPr>
        <w:spacing w:after="0" w:line="360" w:lineRule="auto"/>
        <w:rPr>
          <w:rFonts w:ascii="Helvetica" w:hAnsi="Helvetica" w:cs="Times New Roman"/>
          <w:b/>
          <w:bCs/>
        </w:rPr>
      </w:pPr>
      <w:r>
        <w:rPr>
          <w:rFonts w:ascii="Helvetica" w:hAnsi="Helvetica" w:cs="Times New Roman"/>
          <w:b/>
          <w:bCs/>
        </w:rPr>
        <w:t>MATERIALS AND METHODS</w:t>
      </w:r>
    </w:p>
    <w:p w14:paraId="546DDD70" w14:textId="77777777" w:rsidR="006F025B" w:rsidRDefault="006F025B" w:rsidP="002B194A">
      <w:pPr>
        <w:spacing w:after="0" w:line="360" w:lineRule="auto"/>
        <w:rPr>
          <w:rFonts w:ascii="Helvetica" w:hAnsi="Helvetica" w:cs="Times New Roman"/>
        </w:rPr>
      </w:pPr>
    </w:p>
    <w:p w14:paraId="57813EB6" w14:textId="15D62C4A" w:rsidR="002B194A" w:rsidRPr="006F025B" w:rsidRDefault="002B194A" w:rsidP="002B194A">
      <w:pPr>
        <w:spacing w:after="0" w:line="360" w:lineRule="auto"/>
        <w:rPr>
          <w:rFonts w:ascii="Helvetica" w:hAnsi="Helvetica" w:cs="Times New Roman"/>
          <w:b/>
          <w:bCs/>
        </w:rPr>
      </w:pPr>
      <w:r w:rsidRPr="006F025B">
        <w:rPr>
          <w:rFonts w:ascii="Helvetica" w:hAnsi="Helvetica" w:cs="Times New Roman" w:hint="eastAsia"/>
          <w:b/>
          <w:bCs/>
        </w:rPr>
        <w:lastRenderedPageBreak/>
        <w:t>Animal</w:t>
      </w:r>
      <w:r w:rsidRPr="006F025B">
        <w:rPr>
          <w:rFonts w:ascii="Helvetica" w:hAnsi="Helvetica" w:cs="Times New Roman"/>
          <w:b/>
          <w:bCs/>
        </w:rPr>
        <w:t>s</w:t>
      </w:r>
    </w:p>
    <w:p w14:paraId="144FB698" w14:textId="3F9EBCBA" w:rsidR="002B194A" w:rsidRDefault="002B194A" w:rsidP="002B194A">
      <w:pPr>
        <w:spacing w:after="0" w:line="360" w:lineRule="auto"/>
        <w:rPr>
          <w:rFonts w:ascii="Helvetica" w:hAnsi="Helvetica" w:cs="Times New Roman"/>
        </w:rPr>
      </w:pPr>
      <w:r w:rsidRPr="002B194A">
        <w:rPr>
          <w:rFonts w:ascii="Helvetica" w:hAnsi="Helvetica" w:cs="Times New Roman"/>
        </w:rPr>
        <w:t xml:space="preserve">All animal procedures were conducted in accordance with </w:t>
      </w:r>
      <w:r w:rsidR="00ED335E">
        <w:rPr>
          <w:rFonts w:ascii="Helvetica" w:hAnsi="Helvetica" w:cs="Times New Roman"/>
        </w:rPr>
        <w:t xml:space="preserve">procedures approved by </w:t>
      </w:r>
      <w:r w:rsidRPr="002B194A">
        <w:rPr>
          <w:rFonts w:ascii="Helvetica" w:hAnsi="Helvetica" w:cs="Times New Roman"/>
        </w:rPr>
        <w:t>the Institutional Animal Care and Use Committe</w:t>
      </w:r>
      <w:r w:rsidR="00ED335E">
        <w:rPr>
          <w:rFonts w:ascii="Helvetica" w:hAnsi="Helvetica" w:cs="Times New Roman"/>
        </w:rPr>
        <w:t>e at</w:t>
      </w:r>
      <w:r w:rsidRPr="002B194A">
        <w:rPr>
          <w:rFonts w:ascii="Helvetica" w:hAnsi="Helvetica" w:cs="Times New Roman"/>
        </w:rPr>
        <w:t xml:space="preserve"> Yale University.</w:t>
      </w:r>
      <w:r w:rsidR="00CB2E7A">
        <w:rPr>
          <w:rFonts w:ascii="Helvetica" w:hAnsi="Helvetica" w:cs="Times New Roman"/>
        </w:rPr>
        <w:t xml:space="preserve"> </w:t>
      </w:r>
      <w:r w:rsidRPr="002B194A">
        <w:rPr>
          <w:rFonts w:ascii="Helvetica" w:hAnsi="Helvetica" w:cs="Times New Roman"/>
        </w:rPr>
        <w:t>Adult male C57BL/6J</w:t>
      </w:r>
      <w:r w:rsidR="004A29D8">
        <w:rPr>
          <w:rFonts w:ascii="Helvetica" w:hAnsi="Helvetica" w:cs="Times New Roman"/>
        </w:rPr>
        <w:t xml:space="preserve"> mice</w:t>
      </w:r>
      <w:r w:rsidRPr="002B194A">
        <w:rPr>
          <w:rFonts w:ascii="Helvetica" w:hAnsi="Helvetica" w:cs="Times New Roman"/>
        </w:rPr>
        <w:t xml:space="preserve"> (</w:t>
      </w:r>
      <w:r w:rsidR="004A29D8">
        <w:rPr>
          <w:rFonts w:ascii="Helvetica" w:hAnsi="Helvetica" w:cs="Times New Roman"/>
        </w:rPr>
        <w:t>&gt;</w:t>
      </w:r>
      <w:r w:rsidRPr="002B194A">
        <w:rPr>
          <w:rFonts w:ascii="Helvetica" w:hAnsi="Helvetica" w:cs="Times New Roman"/>
        </w:rPr>
        <w:t>P56</w:t>
      </w:r>
      <w:r w:rsidR="004A29D8">
        <w:rPr>
          <w:rFonts w:ascii="Helvetica" w:hAnsi="Helvetica" w:cs="Times New Roman"/>
        </w:rPr>
        <w:t>;</w:t>
      </w:r>
      <w:r w:rsidRPr="002B194A">
        <w:rPr>
          <w:rFonts w:ascii="Helvetica" w:hAnsi="Helvetica" w:cs="Times New Roman"/>
        </w:rPr>
        <w:t xml:space="preserve"> </w:t>
      </w:r>
      <w:r w:rsidRPr="002B194A">
        <w:rPr>
          <w:rFonts w:ascii="Helvetica" w:hAnsi="Helvetica" w:cs="Times New Roman" w:hint="eastAsia"/>
        </w:rPr>
        <w:t>#000664</w:t>
      </w:r>
      <w:r w:rsidR="004A29D8">
        <w:rPr>
          <w:rFonts w:ascii="Helvetica" w:hAnsi="Helvetica" w:cs="Times New Roman"/>
        </w:rPr>
        <w:t>,</w:t>
      </w:r>
      <w:r w:rsidRPr="002B194A">
        <w:rPr>
          <w:rFonts w:ascii="Helvetica" w:hAnsi="Helvetica" w:cs="Times New Roman"/>
        </w:rPr>
        <w:t xml:space="preserve"> Jackson Laboratory) were used for all experiments. </w:t>
      </w:r>
      <w:r w:rsidR="004A29D8">
        <w:rPr>
          <w:rFonts w:ascii="Helvetica" w:hAnsi="Helvetica" w:cs="Times New Roman"/>
        </w:rPr>
        <w:t>Mice</w:t>
      </w:r>
      <w:r w:rsidRPr="002B194A">
        <w:rPr>
          <w:rFonts w:ascii="Helvetica" w:hAnsi="Helvetica" w:cs="Times New Roman"/>
        </w:rPr>
        <w:t xml:space="preserve"> were housed in </w:t>
      </w:r>
      <w:r w:rsidR="004A29D8">
        <w:rPr>
          <w:rFonts w:ascii="Helvetica" w:hAnsi="Helvetica" w:cs="Times New Roman"/>
        </w:rPr>
        <w:t xml:space="preserve">groups of </w:t>
      </w:r>
      <w:r w:rsidRPr="002B194A">
        <w:rPr>
          <w:rFonts w:ascii="Helvetica" w:hAnsi="Helvetica" w:cs="Times New Roman"/>
        </w:rPr>
        <w:t xml:space="preserve">3-5 </w:t>
      </w:r>
      <w:r w:rsidR="004A29D8">
        <w:rPr>
          <w:rFonts w:ascii="Helvetica" w:hAnsi="Helvetica" w:cs="Times New Roman"/>
        </w:rPr>
        <w:t xml:space="preserve">animals </w:t>
      </w:r>
      <w:r w:rsidRPr="002B194A">
        <w:rPr>
          <w:rFonts w:ascii="Helvetica" w:hAnsi="Helvetica" w:cs="Times New Roman"/>
        </w:rPr>
        <w:t>with 12-hr-dark/12-hr-light cycle control (lights off a</w:t>
      </w:r>
      <w:r w:rsidR="004A29D8">
        <w:rPr>
          <w:rFonts w:ascii="Helvetica" w:hAnsi="Helvetica" w:cs="Times New Roman"/>
        </w:rPr>
        <w:t>t</w:t>
      </w:r>
      <w:r w:rsidRPr="002B194A">
        <w:rPr>
          <w:rFonts w:ascii="Helvetica" w:hAnsi="Helvetica" w:cs="Times New Roman"/>
        </w:rPr>
        <w:t xml:space="preserve"> 19:00).</w:t>
      </w:r>
    </w:p>
    <w:p w14:paraId="0C12BEDF" w14:textId="77777777" w:rsidR="006F025B" w:rsidRDefault="006F025B" w:rsidP="002B194A">
      <w:pPr>
        <w:spacing w:after="0" w:line="360" w:lineRule="auto"/>
        <w:rPr>
          <w:rFonts w:ascii="Helvetica" w:hAnsi="Helvetica" w:cs="Times New Roman"/>
        </w:rPr>
      </w:pPr>
    </w:p>
    <w:p w14:paraId="511C9CF7" w14:textId="29BB28A3" w:rsidR="002B194A" w:rsidRPr="006F025B" w:rsidRDefault="002B194A" w:rsidP="002B194A">
      <w:pPr>
        <w:spacing w:after="0" w:line="360" w:lineRule="auto"/>
        <w:rPr>
          <w:rFonts w:ascii="Helvetica" w:hAnsi="Helvetica" w:cs="Times New Roman"/>
          <w:b/>
          <w:bCs/>
        </w:rPr>
      </w:pPr>
      <w:r w:rsidRPr="006F025B">
        <w:rPr>
          <w:rFonts w:ascii="Helvetica" w:hAnsi="Helvetica" w:cs="Times New Roman"/>
          <w:b/>
          <w:bCs/>
        </w:rPr>
        <w:t>Surgical Procedures</w:t>
      </w:r>
    </w:p>
    <w:p w14:paraId="51BE8EF7" w14:textId="6387578F" w:rsidR="002B194A" w:rsidRDefault="007F5D94" w:rsidP="007F5D94">
      <w:pPr>
        <w:spacing w:after="0" w:line="360" w:lineRule="auto"/>
        <w:rPr>
          <w:rFonts w:ascii="Helvetica" w:hAnsi="Helvetica" w:cs="Times New Roman"/>
        </w:rPr>
      </w:pPr>
      <w:r>
        <w:rPr>
          <w:rFonts w:ascii="Helvetica" w:hAnsi="Helvetica" w:cs="Times New Roman"/>
        </w:rPr>
        <w:t>Anesthesia was induced</w:t>
      </w:r>
      <w:r w:rsidR="002B194A" w:rsidRPr="002B194A">
        <w:rPr>
          <w:rFonts w:ascii="Helvetica" w:hAnsi="Helvetica" w:cs="Times New Roman"/>
        </w:rPr>
        <w:t xml:space="preserve"> with 2% </w:t>
      </w:r>
      <w:r w:rsidRPr="002B194A">
        <w:rPr>
          <w:rFonts w:ascii="Helvetica" w:hAnsi="Helvetica" w:cs="Times New Roman"/>
        </w:rPr>
        <w:t>isoflurane</w:t>
      </w:r>
      <w:r w:rsidR="002B194A" w:rsidRPr="002B194A">
        <w:rPr>
          <w:rFonts w:ascii="Helvetica" w:hAnsi="Helvetica" w:cs="Times New Roman"/>
        </w:rPr>
        <w:t xml:space="preserve"> in oxygen before the surgery. The </w:t>
      </w:r>
      <w:r w:rsidRPr="002B194A">
        <w:rPr>
          <w:rFonts w:ascii="Helvetica" w:hAnsi="Helvetica" w:cs="Times New Roman"/>
        </w:rPr>
        <w:t>isoflurane</w:t>
      </w:r>
      <w:r w:rsidR="002B194A" w:rsidRPr="002B194A">
        <w:rPr>
          <w:rFonts w:ascii="Helvetica" w:hAnsi="Helvetica" w:cs="Times New Roman"/>
        </w:rPr>
        <w:t xml:space="preserve"> was lowered to 1</w:t>
      </w:r>
      <w:r w:rsidR="00A901D3">
        <w:rPr>
          <w:rFonts w:ascii="Helvetica" w:hAnsi="Helvetica" w:cs="Times New Roman"/>
        </w:rPr>
        <w:t>–</w:t>
      </w:r>
      <w:r w:rsidR="002B194A" w:rsidRPr="002B194A">
        <w:rPr>
          <w:rFonts w:ascii="Helvetica" w:hAnsi="Helvetica" w:cs="Times New Roman"/>
        </w:rPr>
        <w:t xml:space="preserve">1.2% during the </w:t>
      </w:r>
      <w:r>
        <w:rPr>
          <w:rFonts w:ascii="Helvetica" w:hAnsi="Helvetica" w:cs="Times New Roman"/>
        </w:rPr>
        <w:t xml:space="preserve">surgical </w:t>
      </w:r>
      <w:r w:rsidR="002B194A" w:rsidRPr="002B194A">
        <w:rPr>
          <w:rFonts w:ascii="Helvetica" w:hAnsi="Helvetica" w:cs="Times New Roman"/>
        </w:rPr>
        <w:t>procedure</w:t>
      </w:r>
      <w:r>
        <w:rPr>
          <w:rFonts w:ascii="Helvetica" w:hAnsi="Helvetica" w:cs="Times New Roman"/>
        </w:rPr>
        <w:t>s</w:t>
      </w:r>
      <w:r w:rsidR="002B194A" w:rsidRPr="002B194A">
        <w:rPr>
          <w:rFonts w:ascii="Helvetica" w:hAnsi="Helvetica" w:cs="Times New Roman"/>
        </w:rPr>
        <w:t xml:space="preserve">. The mouse was placed on a water-circulating heating pad (TP-700, </w:t>
      </w:r>
      <w:proofErr w:type="spellStart"/>
      <w:r w:rsidR="002B194A" w:rsidRPr="002B194A">
        <w:rPr>
          <w:rFonts w:ascii="Helvetica" w:hAnsi="Helvetica" w:cs="Times New Roman"/>
        </w:rPr>
        <w:t>Gaymar</w:t>
      </w:r>
      <w:proofErr w:type="spellEnd"/>
      <w:r w:rsidR="002B194A" w:rsidRPr="002B194A">
        <w:rPr>
          <w:rFonts w:ascii="Helvetica" w:hAnsi="Helvetica" w:cs="Times New Roman"/>
        </w:rPr>
        <w:t xml:space="preserve"> Stryker) in a stereotaxic frame (David Kopf Instruments). After injecting carprofen (5</w:t>
      </w:r>
      <w:r w:rsidR="00E30882">
        <w:rPr>
          <w:rFonts w:ascii="Helvetica" w:hAnsi="Helvetica" w:cs="Times New Roman"/>
        </w:rPr>
        <w:t xml:space="preserve"> </w:t>
      </w:r>
      <w:r w:rsidR="002B194A" w:rsidRPr="002B194A">
        <w:rPr>
          <w:rFonts w:ascii="Helvetica" w:hAnsi="Helvetica" w:cs="Times New Roman"/>
        </w:rPr>
        <w:t xml:space="preserve">mg/kg, s.c.; #024751, Butler Animal Health) and dexamethasone (3 mg/kg, s.c.; </w:t>
      </w:r>
      <w:proofErr w:type="spellStart"/>
      <w:r w:rsidR="002B194A" w:rsidRPr="002B194A">
        <w:rPr>
          <w:rFonts w:ascii="Helvetica" w:hAnsi="Helvetica" w:cs="Times New Roman"/>
        </w:rPr>
        <w:t>Dexaject</w:t>
      </w:r>
      <w:proofErr w:type="spellEnd"/>
      <w:r w:rsidR="002B194A" w:rsidRPr="002B194A">
        <w:rPr>
          <w:rFonts w:ascii="Helvetica" w:hAnsi="Helvetica" w:cs="Times New Roman"/>
        </w:rPr>
        <w:t xml:space="preserve"> SP, #002459, Henry </w:t>
      </w:r>
      <w:proofErr w:type="spellStart"/>
      <w:r w:rsidR="002B194A" w:rsidRPr="002B194A">
        <w:rPr>
          <w:rFonts w:ascii="Helvetica" w:hAnsi="Helvetica" w:cs="Times New Roman"/>
        </w:rPr>
        <w:t>Shein</w:t>
      </w:r>
      <w:proofErr w:type="spellEnd"/>
      <w:r w:rsidR="002B194A" w:rsidRPr="002B194A">
        <w:rPr>
          <w:rFonts w:ascii="Helvetica" w:hAnsi="Helvetica" w:cs="Times New Roman"/>
        </w:rPr>
        <w:t xml:space="preserve"> Animal Health), the scalp was removed to expose the skull. A custom-made stainless-steel head plate (</w:t>
      </w:r>
      <w:proofErr w:type="spellStart"/>
      <w:r w:rsidR="002B194A" w:rsidRPr="002B194A">
        <w:rPr>
          <w:rFonts w:ascii="Helvetica" w:hAnsi="Helvetica" w:cs="Times New Roman"/>
        </w:rPr>
        <w:t>eMachineShop</w:t>
      </w:r>
      <w:proofErr w:type="spellEnd"/>
      <w:r w:rsidR="002B194A" w:rsidRPr="002B194A">
        <w:rPr>
          <w:rFonts w:ascii="Helvetica" w:hAnsi="Helvetica" w:cs="Times New Roman"/>
        </w:rPr>
        <w:t>) was glued on</w:t>
      </w:r>
      <w:r w:rsidR="00E30882">
        <w:rPr>
          <w:rFonts w:ascii="Helvetica" w:hAnsi="Helvetica" w:cs="Times New Roman"/>
        </w:rPr>
        <w:t>to</w:t>
      </w:r>
      <w:r w:rsidR="002B194A" w:rsidRPr="002B194A">
        <w:rPr>
          <w:rFonts w:ascii="Helvetica" w:hAnsi="Helvetica" w:cs="Times New Roman"/>
        </w:rPr>
        <w:t xml:space="preserve"> the skull with </w:t>
      </w:r>
      <w:proofErr w:type="spellStart"/>
      <w:r w:rsidR="002B194A" w:rsidRPr="002B194A">
        <w:rPr>
          <w:rFonts w:ascii="Helvetica" w:hAnsi="Helvetica" w:cs="Times New Roman"/>
        </w:rPr>
        <w:t>MetaBond</w:t>
      </w:r>
      <w:proofErr w:type="spellEnd"/>
      <w:r w:rsidR="002B194A" w:rsidRPr="002B194A">
        <w:rPr>
          <w:rFonts w:ascii="Helvetica" w:hAnsi="Helvetica" w:cs="Times New Roman"/>
        </w:rPr>
        <w:t xml:space="preserve"> (C&amp;B, </w:t>
      </w:r>
      <w:proofErr w:type="spellStart"/>
      <w:r w:rsidR="002B194A" w:rsidRPr="002B194A">
        <w:rPr>
          <w:rFonts w:ascii="Helvetica" w:hAnsi="Helvetica" w:cs="Times New Roman"/>
        </w:rPr>
        <w:t>Parkell</w:t>
      </w:r>
      <w:proofErr w:type="spellEnd"/>
      <w:r w:rsidR="002B194A" w:rsidRPr="002B194A">
        <w:rPr>
          <w:rFonts w:ascii="Helvetica" w:hAnsi="Helvetica" w:cs="Times New Roman"/>
        </w:rPr>
        <w:t>, Inc.). Carprofen (5 mg/kg, s.c.) was injected each day for the following three days. Mice were given 7 days to recover from the surgery before any behavior</w:t>
      </w:r>
      <w:r w:rsidR="00C21B7E">
        <w:rPr>
          <w:rFonts w:ascii="Helvetica" w:hAnsi="Helvetica" w:cs="Times New Roman"/>
        </w:rPr>
        <w:t>al</w:t>
      </w:r>
      <w:r w:rsidR="002B194A" w:rsidRPr="002B194A">
        <w:rPr>
          <w:rFonts w:ascii="Helvetica" w:hAnsi="Helvetica" w:cs="Times New Roman"/>
        </w:rPr>
        <w:t xml:space="preserve"> training. </w:t>
      </w:r>
    </w:p>
    <w:p w14:paraId="665173EE" w14:textId="77777777" w:rsidR="006F025B" w:rsidRPr="002B194A" w:rsidRDefault="006F025B" w:rsidP="002B194A">
      <w:pPr>
        <w:spacing w:after="0" w:line="360" w:lineRule="auto"/>
        <w:rPr>
          <w:rFonts w:ascii="Helvetica" w:hAnsi="Helvetica" w:cs="Times New Roman"/>
        </w:rPr>
      </w:pPr>
    </w:p>
    <w:p w14:paraId="31BB22A3" w14:textId="3D85E3E7" w:rsidR="002B194A" w:rsidRPr="006F025B" w:rsidRDefault="002B194A" w:rsidP="002B194A">
      <w:pPr>
        <w:spacing w:after="0" w:line="360" w:lineRule="auto"/>
        <w:rPr>
          <w:rFonts w:ascii="Helvetica" w:hAnsi="Helvetica" w:cs="Times New Roman"/>
          <w:b/>
          <w:bCs/>
        </w:rPr>
      </w:pPr>
      <w:r w:rsidRPr="006F025B">
        <w:rPr>
          <w:rFonts w:ascii="Helvetica" w:hAnsi="Helvetica" w:cs="Times New Roman"/>
          <w:b/>
          <w:bCs/>
        </w:rPr>
        <w:t>Behavior</w:t>
      </w:r>
      <w:r w:rsidR="00873B79">
        <w:rPr>
          <w:rFonts w:ascii="Helvetica" w:hAnsi="Helvetica" w:cs="Times New Roman"/>
          <w:b/>
          <w:bCs/>
        </w:rPr>
        <w:t>al</w:t>
      </w:r>
      <w:r w:rsidRPr="006F025B">
        <w:rPr>
          <w:rFonts w:ascii="Helvetica" w:hAnsi="Helvetica" w:cs="Times New Roman"/>
          <w:b/>
          <w:bCs/>
        </w:rPr>
        <w:t xml:space="preserve"> setup</w:t>
      </w:r>
    </w:p>
    <w:p w14:paraId="6D2E6A04" w14:textId="79DFF573" w:rsidR="000E3872" w:rsidRPr="002B194A" w:rsidRDefault="002B194A" w:rsidP="00147B65">
      <w:pPr>
        <w:spacing w:after="0" w:line="360" w:lineRule="auto"/>
        <w:rPr>
          <w:rFonts w:ascii="Helvetica" w:hAnsi="Helvetica" w:cs="Times New Roman"/>
        </w:rPr>
      </w:pPr>
      <w:r w:rsidRPr="002B194A">
        <w:rPr>
          <w:rFonts w:ascii="Helvetica" w:hAnsi="Helvetica" w:cs="Times New Roman"/>
        </w:rPr>
        <w:t xml:space="preserve">The training apparatus was based on </w:t>
      </w:r>
      <w:r w:rsidR="00604731">
        <w:rPr>
          <w:rFonts w:ascii="Helvetica" w:hAnsi="Helvetica" w:cs="Times New Roman"/>
        </w:rPr>
        <w:t xml:space="preserve">a previous design from our prior studies </w:t>
      </w:r>
      <w:r w:rsidR="00604731">
        <w:rPr>
          <w:rFonts w:ascii="Helvetica" w:hAnsi="Helvetica" w:cs="Times New Roman"/>
        </w:rPr>
        <w:fldChar w:fldCharType="begin">
          <w:fldData xml:space="preserve">PEVuZE5vdGU+PENpdGU+PEF1dGhvcj5TaW5pc2NhbGNoaTwvQXV0aG9yPjxZZWFyPjIwMTY8L1ll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PEVuZE5vdGU+PENpdGU+PEF1dGhvcj5TaW5pc2NhbGNoaTwvQXV0aG9yPjxZZWFyPjIwMTY8L1ll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604731">
        <w:rPr>
          <w:rFonts w:ascii="Helvetica" w:hAnsi="Helvetica" w:cs="Times New Roman"/>
        </w:rPr>
      </w:r>
      <w:r w:rsidR="00604731">
        <w:rPr>
          <w:rFonts w:ascii="Helvetica" w:hAnsi="Helvetica" w:cs="Times New Roman"/>
        </w:rPr>
        <w:fldChar w:fldCharType="separate"/>
      </w:r>
      <w:r w:rsidR="00C62F46">
        <w:rPr>
          <w:rFonts w:ascii="Helvetica" w:hAnsi="Helvetica" w:cs="Times New Roman"/>
          <w:noProof/>
        </w:rPr>
        <w:t>(Siniscalchi et al., 2016; Siniscalchi et al., 2019)</w:t>
      </w:r>
      <w:r w:rsidR="00604731">
        <w:rPr>
          <w:rFonts w:ascii="Helvetica" w:hAnsi="Helvetica" w:cs="Times New Roman"/>
        </w:rPr>
        <w:fldChar w:fldCharType="end"/>
      </w:r>
      <w:r w:rsidRPr="002B194A">
        <w:rPr>
          <w:rFonts w:ascii="Helvetica" w:hAnsi="Helvetica" w:cs="Times New Roman"/>
        </w:rPr>
        <w:t xml:space="preserve">. </w:t>
      </w:r>
      <w:r w:rsidR="0061466A">
        <w:rPr>
          <w:rFonts w:ascii="Helvetica" w:hAnsi="Helvetica" w:cs="Times New Roman"/>
        </w:rPr>
        <w:t xml:space="preserve">Detailed instruction to construct the apparatus is available at </w:t>
      </w:r>
      <w:hyperlink r:id="rId8" w:history="1">
        <w:r w:rsidR="0061466A" w:rsidRPr="006F5D3D">
          <w:rPr>
            <w:rStyle w:val="Hyperlink"/>
            <w:rFonts w:ascii="Helvetica" w:hAnsi="Helvetica" w:cs="Times New Roman"/>
          </w:rPr>
          <w:t>https://github.com/Kwan-Lab/behavioral-rigs</w:t>
        </w:r>
      </w:hyperlink>
      <w:r w:rsidR="0061466A">
        <w:rPr>
          <w:rFonts w:ascii="Helvetica" w:hAnsi="Helvetica" w:cs="Times New Roman"/>
        </w:rPr>
        <w:t xml:space="preserve">. </w:t>
      </w:r>
      <w:r w:rsidRPr="002B194A">
        <w:rPr>
          <w:rFonts w:ascii="Helvetica" w:hAnsi="Helvetica" w:cs="Times New Roman"/>
        </w:rPr>
        <w:t xml:space="preserve">The mouse with </w:t>
      </w:r>
      <w:r w:rsidRPr="002B194A">
        <w:rPr>
          <w:rFonts w:ascii="Helvetica" w:hAnsi="Helvetica" w:cs="Times New Roman" w:hint="eastAsia"/>
        </w:rPr>
        <w:t>a</w:t>
      </w:r>
      <w:r w:rsidRPr="002B194A">
        <w:rPr>
          <w:rFonts w:ascii="Helvetica" w:hAnsi="Helvetica" w:cs="Times New Roman"/>
        </w:rPr>
        <w:t xml:space="preserve"> head plate implant was fixed to a stainless-steel holder (</w:t>
      </w:r>
      <w:proofErr w:type="spellStart"/>
      <w:r w:rsidRPr="002B194A">
        <w:rPr>
          <w:rFonts w:ascii="Helvetica" w:hAnsi="Helvetica" w:cs="Times New Roman"/>
        </w:rPr>
        <w:t>eMachineShop</w:t>
      </w:r>
      <w:proofErr w:type="spellEnd"/>
      <w:r w:rsidRPr="002B194A">
        <w:rPr>
          <w:rFonts w:ascii="Helvetica" w:hAnsi="Helvetica" w:cs="Times New Roman"/>
        </w:rPr>
        <w:t xml:space="preserve">). The </w:t>
      </w:r>
      <w:r w:rsidR="00786A8F">
        <w:rPr>
          <w:rFonts w:ascii="Helvetica" w:hAnsi="Helvetica" w:cs="Times New Roman"/>
        </w:rPr>
        <w:t xml:space="preserve">animal sat inside </w:t>
      </w:r>
      <w:r w:rsidRPr="002B194A">
        <w:rPr>
          <w:rFonts w:ascii="Helvetica" w:hAnsi="Helvetica" w:cs="Times New Roman"/>
        </w:rPr>
        <w:t>an acrylic tube (8486K</w:t>
      </w:r>
      <w:r w:rsidR="00671A08">
        <w:rPr>
          <w:rFonts w:ascii="Helvetica" w:hAnsi="Helvetica" w:cs="Times New Roman"/>
        </w:rPr>
        <w:t>4</w:t>
      </w:r>
      <w:r w:rsidRPr="002B194A">
        <w:rPr>
          <w:rFonts w:ascii="Helvetica" w:hAnsi="Helvetica" w:cs="Times New Roman"/>
        </w:rPr>
        <w:t>33; McMaster-Carr)</w:t>
      </w:r>
      <w:r w:rsidR="00786A8F">
        <w:rPr>
          <w:rFonts w:ascii="Helvetica" w:hAnsi="Helvetica" w:cs="Times New Roman"/>
        </w:rPr>
        <w:t>, which limited gross movements though allowed postural adjustments</w:t>
      </w:r>
      <w:r w:rsidRPr="002B194A">
        <w:rPr>
          <w:rFonts w:ascii="Helvetica" w:hAnsi="Helvetica" w:cs="Times New Roman"/>
        </w:rPr>
        <w:t xml:space="preserve">. </w:t>
      </w:r>
      <w:r w:rsidR="009561B7">
        <w:rPr>
          <w:rFonts w:ascii="Helvetica" w:hAnsi="Helvetica" w:cs="Times New Roman"/>
        </w:rPr>
        <w:t>A lick port with tw</w:t>
      </w:r>
      <w:r w:rsidRPr="002B194A">
        <w:rPr>
          <w:rFonts w:ascii="Helvetica" w:hAnsi="Helvetica" w:cs="Times New Roman"/>
        </w:rPr>
        <w:t xml:space="preserve">o lick </w:t>
      </w:r>
      <w:r w:rsidR="009561B7">
        <w:rPr>
          <w:rFonts w:ascii="Helvetica" w:hAnsi="Helvetica" w:cs="Times New Roman"/>
        </w:rPr>
        <w:t>spout</w:t>
      </w:r>
      <w:r w:rsidRPr="002B194A">
        <w:rPr>
          <w:rFonts w:ascii="Helvetica" w:hAnsi="Helvetica" w:cs="Times New Roman"/>
        </w:rPr>
        <w:t xml:space="preserve">s </w:t>
      </w:r>
      <w:r w:rsidR="009561B7">
        <w:rPr>
          <w:rFonts w:ascii="Helvetica" w:hAnsi="Helvetica" w:cs="Times New Roman"/>
        </w:rPr>
        <w:t>was positioned in front of the subject.</w:t>
      </w:r>
      <w:r w:rsidRPr="002B194A">
        <w:rPr>
          <w:rFonts w:ascii="Helvetica" w:hAnsi="Helvetica" w:cs="Times New Roman"/>
        </w:rPr>
        <w:t xml:space="preserve"> The </w:t>
      </w:r>
      <w:r w:rsidR="009561B7">
        <w:rPr>
          <w:rFonts w:ascii="Helvetica" w:hAnsi="Helvetica" w:cs="Times New Roman"/>
        </w:rPr>
        <w:t>spouts</w:t>
      </w:r>
      <w:r w:rsidRPr="002B194A">
        <w:rPr>
          <w:rFonts w:ascii="Helvetica" w:hAnsi="Helvetica" w:cs="Times New Roman"/>
        </w:rPr>
        <w:t xml:space="preserve"> were constructed with 20-gauge stainless-steel needles</w:t>
      </w:r>
      <w:r w:rsidR="009561B7">
        <w:rPr>
          <w:rFonts w:ascii="Helvetica" w:hAnsi="Helvetica" w:cs="Times New Roman"/>
        </w:rPr>
        <w:t xml:space="preserve">. Contact with the lick spout – which is how the animal indicates </w:t>
      </w:r>
      <w:r w:rsidR="00A901D3">
        <w:rPr>
          <w:rFonts w:ascii="Helvetica" w:hAnsi="Helvetica" w:cs="Times New Roman" w:hint="eastAsia"/>
        </w:rPr>
        <w:t>its</w:t>
      </w:r>
      <w:r w:rsidR="009561B7">
        <w:rPr>
          <w:rFonts w:ascii="Helvetica" w:hAnsi="Helvetica" w:cs="Times New Roman"/>
        </w:rPr>
        <w:t xml:space="preserve"> choices – was detected via wires that were soldered onto the spout that connect to </w:t>
      </w:r>
      <w:r w:rsidRPr="002B194A">
        <w:rPr>
          <w:rFonts w:ascii="Helvetica" w:hAnsi="Helvetica" w:cs="Times New Roman"/>
        </w:rPr>
        <w:t xml:space="preserve">a battery-powered lick detection </w:t>
      </w:r>
      <w:r w:rsidR="009561B7">
        <w:rPr>
          <w:rFonts w:ascii="Helvetica" w:hAnsi="Helvetica" w:cs="Times New Roman"/>
        </w:rPr>
        <w:t xml:space="preserve">electronic </w:t>
      </w:r>
      <w:r w:rsidRPr="002B194A">
        <w:rPr>
          <w:rFonts w:ascii="Helvetica" w:hAnsi="Helvetica" w:cs="Times New Roman"/>
        </w:rPr>
        <w:t xml:space="preserve">circuit. </w:t>
      </w:r>
      <w:r w:rsidR="009561B7">
        <w:rPr>
          <w:rFonts w:ascii="Helvetica" w:hAnsi="Helvetica" w:cs="Times New Roman"/>
        </w:rPr>
        <w:t>O</w:t>
      </w:r>
      <w:r w:rsidRPr="002B194A">
        <w:rPr>
          <w:rFonts w:ascii="Helvetica" w:hAnsi="Helvetica" w:cs="Times New Roman"/>
        </w:rPr>
        <w:t>utput signals</w:t>
      </w:r>
      <w:r w:rsidR="009561B7">
        <w:rPr>
          <w:rFonts w:ascii="Helvetica" w:hAnsi="Helvetica" w:cs="Times New Roman"/>
        </w:rPr>
        <w:t xml:space="preserve"> from the circuit</w:t>
      </w:r>
      <w:r w:rsidRPr="002B194A">
        <w:rPr>
          <w:rFonts w:ascii="Helvetica" w:hAnsi="Helvetica" w:cs="Times New Roman"/>
        </w:rPr>
        <w:t xml:space="preserve"> were sent to a </w:t>
      </w:r>
      <w:r w:rsidR="009561B7">
        <w:rPr>
          <w:rFonts w:ascii="Helvetica" w:hAnsi="Helvetica" w:cs="Times New Roman"/>
        </w:rPr>
        <w:t xml:space="preserve">computer via a </w:t>
      </w:r>
      <w:r w:rsidRPr="002B194A">
        <w:rPr>
          <w:rFonts w:ascii="Helvetica" w:hAnsi="Helvetica" w:cs="Times New Roman"/>
        </w:rPr>
        <w:t xml:space="preserve">data acquisition unit </w:t>
      </w:r>
      <w:r w:rsidRPr="002B194A">
        <w:rPr>
          <w:rFonts w:ascii="Helvetica" w:hAnsi="Helvetica" w:cs="Times New Roman" w:hint="eastAsia"/>
        </w:rPr>
        <w:t>(</w:t>
      </w:r>
      <w:r w:rsidRPr="002B194A">
        <w:rPr>
          <w:rFonts w:ascii="Helvetica" w:hAnsi="Helvetica" w:cs="Times New Roman"/>
        </w:rPr>
        <w:t>USB-201</w:t>
      </w:r>
      <w:r w:rsidR="00526441">
        <w:rPr>
          <w:rFonts w:ascii="Helvetica" w:hAnsi="Helvetica" w:cs="Times New Roman"/>
        </w:rPr>
        <w:t>,</w:t>
      </w:r>
      <w:r w:rsidRPr="002B194A">
        <w:rPr>
          <w:rFonts w:ascii="Helvetica" w:hAnsi="Helvetica" w:cs="Times New Roman"/>
        </w:rPr>
        <w:t xml:space="preserve"> Measurement Computing)</w:t>
      </w:r>
      <w:r w:rsidR="009561B7">
        <w:rPr>
          <w:rFonts w:ascii="Helvetica" w:hAnsi="Helvetica" w:cs="Times New Roman"/>
        </w:rPr>
        <w:t xml:space="preserve"> and </w:t>
      </w:r>
      <w:r w:rsidRPr="002B194A">
        <w:rPr>
          <w:rFonts w:ascii="Helvetica" w:hAnsi="Helvetica" w:cs="Times New Roman"/>
        </w:rPr>
        <w:t xml:space="preserve">logged by </w:t>
      </w:r>
      <w:r w:rsidR="009561B7">
        <w:rPr>
          <w:rFonts w:ascii="Helvetica" w:hAnsi="Helvetica" w:cs="Times New Roman"/>
        </w:rPr>
        <w:t xml:space="preserve">the </w:t>
      </w:r>
      <w:r w:rsidRPr="002B194A">
        <w:rPr>
          <w:rFonts w:ascii="Helvetica" w:hAnsi="Helvetica" w:cs="Times New Roman"/>
        </w:rPr>
        <w:t xml:space="preserve">Presentation </w:t>
      </w:r>
      <w:r w:rsidR="009561B7">
        <w:rPr>
          <w:rFonts w:ascii="Helvetica" w:hAnsi="Helvetica" w:cs="Times New Roman"/>
        </w:rPr>
        <w:t xml:space="preserve">software </w:t>
      </w:r>
      <w:r w:rsidRPr="002B194A">
        <w:rPr>
          <w:rFonts w:ascii="Helvetica" w:hAnsi="Helvetica" w:cs="Times New Roman"/>
        </w:rPr>
        <w:t xml:space="preserve">(Neurobehavioral Systems, Inc.). </w:t>
      </w:r>
      <w:r w:rsidR="00A322B9">
        <w:rPr>
          <w:rFonts w:ascii="Helvetica" w:hAnsi="Helvetica" w:cs="Times New Roman"/>
        </w:rPr>
        <w:t>Water delivery via the lick spouts</w:t>
      </w:r>
      <w:r w:rsidRPr="002B194A">
        <w:rPr>
          <w:rFonts w:ascii="Helvetica" w:hAnsi="Helvetica" w:cs="Times New Roman"/>
        </w:rPr>
        <w:t xml:space="preserve"> was controlled </w:t>
      </w:r>
      <w:r w:rsidR="00A322B9">
        <w:rPr>
          <w:rFonts w:ascii="Helvetica" w:hAnsi="Helvetica" w:cs="Times New Roman"/>
        </w:rPr>
        <w:t xml:space="preserve">independently for each spout </w:t>
      </w:r>
      <w:r w:rsidRPr="002B194A">
        <w:rPr>
          <w:rFonts w:ascii="Helvetica" w:hAnsi="Helvetica" w:cs="Times New Roman"/>
        </w:rPr>
        <w:t xml:space="preserve">by </w:t>
      </w:r>
      <w:r w:rsidR="00A322B9">
        <w:rPr>
          <w:rFonts w:ascii="Helvetica" w:hAnsi="Helvetica" w:cs="Times New Roman"/>
        </w:rPr>
        <w:t xml:space="preserve">a </w:t>
      </w:r>
      <w:r w:rsidRPr="002B194A">
        <w:rPr>
          <w:rFonts w:ascii="Helvetica" w:hAnsi="Helvetica" w:cs="Times New Roman"/>
        </w:rPr>
        <w:t>solenoid fluid valve (</w:t>
      </w:r>
      <w:r w:rsidR="00B12569" w:rsidRPr="00424062">
        <w:rPr>
          <w:rFonts w:ascii="Helvetica" w:hAnsi="Helvetica" w:cs="Times New Roman"/>
        </w:rPr>
        <w:t>MB202-V-A-3-0-L-204</w:t>
      </w:r>
      <w:r w:rsidRPr="002B194A">
        <w:rPr>
          <w:rFonts w:ascii="Helvetica" w:hAnsi="Helvetica" w:cs="Times New Roman"/>
        </w:rPr>
        <w:t xml:space="preserve">; </w:t>
      </w:r>
      <w:r w:rsidR="005C60D7">
        <w:rPr>
          <w:rFonts w:ascii="Helvetica" w:hAnsi="Helvetica" w:cs="Times New Roman"/>
        </w:rPr>
        <w:t>Gems Sensors &amp; Controls)</w:t>
      </w:r>
      <w:r w:rsidRPr="002B194A">
        <w:rPr>
          <w:rFonts w:ascii="Helvetica" w:hAnsi="Helvetica" w:cs="Times New Roman"/>
        </w:rPr>
        <w:t xml:space="preserve">. The amount of </w:t>
      </w:r>
      <w:r w:rsidR="00967367">
        <w:rPr>
          <w:rFonts w:ascii="Helvetica" w:hAnsi="Helvetica" w:cs="Times New Roman"/>
        </w:rPr>
        <w:t>water</w:t>
      </w:r>
      <w:r w:rsidRPr="002B194A">
        <w:rPr>
          <w:rFonts w:ascii="Helvetica" w:hAnsi="Helvetica" w:cs="Times New Roman"/>
        </w:rPr>
        <w:t xml:space="preserve"> was </w:t>
      </w:r>
      <w:r w:rsidR="00967367">
        <w:rPr>
          <w:rFonts w:ascii="Helvetica" w:hAnsi="Helvetica" w:cs="Times New Roman"/>
        </w:rPr>
        <w:t>calibrated</w:t>
      </w:r>
      <w:r w:rsidRPr="002B194A">
        <w:rPr>
          <w:rFonts w:ascii="Helvetica" w:hAnsi="Helvetica" w:cs="Times New Roman"/>
        </w:rPr>
        <w:t xml:space="preserve"> to ~4 μL per pulse by adjusting the </w:t>
      </w:r>
      <w:r w:rsidR="00967367">
        <w:rPr>
          <w:rFonts w:ascii="Helvetica" w:hAnsi="Helvetica" w:cs="Times New Roman"/>
        </w:rPr>
        <w:t xml:space="preserve">duration of the </w:t>
      </w:r>
      <w:r w:rsidRPr="002B194A">
        <w:rPr>
          <w:rFonts w:ascii="Helvetica" w:hAnsi="Helvetica" w:cs="Times New Roman"/>
        </w:rPr>
        <w:t xml:space="preserve">electrical pulse sent by </w:t>
      </w:r>
      <w:r w:rsidR="00967367">
        <w:rPr>
          <w:rFonts w:ascii="Helvetica" w:hAnsi="Helvetica" w:cs="Times New Roman"/>
        </w:rPr>
        <w:t xml:space="preserve">the </w:t>
      </w:r>
      <w:r w:rsidRPr="002B194A">
        <w:rPr>
          <w:rFonts w:ascii="Helvetica" w:hAnsi="Helvetica" w:cs="Times New Roman"/>
        </w:rPr>
        <w:t>Presentation</w:t>
      </w:r>
      <w:r w:rsidR="00967367">
        <w:rPr>
          <w:rFonts w:ascii="Helvetica" w:hAnsi="Helvetica" w:cs="Times New Roman"/>
        </w:rPr>
        <w:t xml:space="preserve"> software</w:t>
      </w:r>
      <w:r w:rsidRPr="002B194A">
        <w:rPr>
          <w:rFonts w:ascii="Helvetica" w:hAnsi="Helvetica" w:cs="Times New Roman"/>
        </w:rPr>
        <w:t xml:space="preserve"> via </w:t>
      </w:r>
      <w:r w:rsidR="00967367">
        <w:rPr>
          <w:rFonts w:ascii="Helvetica" w:hAnsi="Helvetica" w:cs="Times New Roman"/>
        </w:rPr>
        <w:t>a second data acquisition unit</w:t>
      </w:r>
      <w:r w:rsidRPr="002B194A">
        <w:rPr>
          <w:rFonts w:ascii="Helvetica" w:hAnsi="Helvetica" w:cs="Times New Roman"/>
        </w:rPr>
        <w:t xml:space="preserve"> (USB-201</w:t>
      </w:r>
      <w:r w:rsidR="00526441">
        <w:rPr>
          <w:rFonts w:ascii="Helvetica" w:hAnsi="Helvetica" w:cs="Times New Roman"/>
        </w:rPr>
        <w:t>,</w:t>
      </w:r>
      <w:r w:rsidRPr="002B194A">
        <w:rPr>
          <w:rFonts w:ascii="Helvetica" w:hAnsi="Helvetica" w:cs="Times New Roman"/>
        </w:rPr>
        <w:t xml:space="preserve"> Measurement Computing). Two speakers </w:t>
      </w:r>
      <w:r w:rsidR="002028B1">
        <w:rPr>
          <w:rFonts w:ascii="Helvetica" w:hAnsi="Helvetica" w:cs="Times New Roman"/>
        </w:rPr>
        <w:t xml:space="preserve">(S120, Logitech) </w:t>
      </w:r>
      <w:r w:rsidRPr="002B194A">
        <w:rPr>
          <w:rFonts w:ascii="Helvetica" w:hAnsi="Helvetica" w:cs="Times New Roman"/>
        </w:rPr>
        <w:t xml:space="preserve">were placed in front </w:t>
      </w:r>
      <w:r w:rsidRPr="002B194A">
        <w:rPr>
          <w:rFonts w:ascii="Helvetica" w:hAnsi="Helvetica" w:cs="Times New Roman"/>
        </w:rPr>
        <w:lastRenderedPageBreak/>
        <w:t xml:space="preserve">of the mouse to play the sound cue. </w:t>
      </w:r>
      <w:r w:rsidR="000E3872">
        <w:rPr>
          <w:rFonts w:ascii="Helvetica" w:hAnsi="Helvetica" w:cs="Times New Roman"/>
        </w:rPr>
        <w:t>T</w:t>
      </w:r>
      <w:r w:rsidRPr="002B194A">
        <w:rPr>
          <w:rFonts w:ascii="Helvetica" w:hAnsi="Helvetica" w:cs="Times New Roman"/>
        </w:rPr>
        <w:t xml:space="preserve">he whole setup was </w:t>
      </w:r>
      <w:r w:rsidR="000E3872">
        <w:rPr>
          <w:rFonts w:ascii="Helvetica" w:hAnsi="Helvetica" w:cs="Times New Roman"/>
        </w:rPr>
        <w:t>placed inside</w:t>
      </w:r>
      <w:r w:rsidRPr="002B194A">
        <w:rPr>
          <w:rFonts w:ascii="Helvetica" w:hAnsi="Helvetica" w:cs="Times New Roman"/>
        </w:rPr>
        <w:t xml:space="preserve"> an audio-visual cart </w:t>
      </w:r>
      <w:r w:rsidR="000E3872">
        <w:rPr>
          <w:rFonts w:ascii="Helvetica" w:hAnsi="Helvetica" w:cs="Times New Roman"/>
        </w:rPr>
        <w:t xml:space="preserve">with walls lined </w:t>
      </w:r>
      <w:r w:rsidRPr="002B194A">
        <w:rPr>
          <w:rFonts w:ascii="Helvetica" w:hAnsi="Helvetica" w:cs="Times New Roman"/>
        </w:rPr>
        <w:t xml:space="preserve">with soundproof acoustic foams (5692T49, McMaster-Carr). </w:t>
      </w:r>
      <w:r w:rsidR="000E3872">
        <w:rPr>
          <w:rFonts w:ascii="Helvetica" w:hAnsi="Helvetica" w:cs="Times New Roman"/>
        </w:rPr>
        <w:t>A</w:t>
      </w:r>
      <w:r w:rsidR="000E3872" w:rsidRPr="002B194A">
        <w:rPr>
          <w:rFonts w:ascii="Helvetica" w:hAnsi="Helvetica" w:cs="Times New Roman"/>
        </w:rPr>
        <w:t xml:space="preserve"> monochrome camera (GigE G3-GM11-M1920</w:t>
      </w:r>
      <w:r w:rsidR="000E3872">
        <w:rPr>
          <w:rFonts w:ascii="Helvetica" w:hAnsi="Helvetica" w:cs="Times New Roman"/>
        </w:rPr>
        <w:t>,</w:t>
      </w:r>
      <w:r w:rsidR="000E3872" w:rsidRPr="002B194A">
        <w:rPr>
          <w:rFonts w:ascii="Helvetica" w:hAnsi="Helvetica" w:cs="Times New Roman"/>
        </w:rPr>
        <w:t xml:space="preserve"> </w:t>
      </w:r>
      <w:proofErr w:type="spellStart"/>
      <w:r w:rsidR="000E3872" w:rsidRPr="002B194A">
        <w:rPr>
          <w:rFonts w:ascii="Helvetica" w:hAnsi="Helvetica" w:cs="Times New Roman"/>
        </w:rPr>
        <w:t>Dalsa</w:t>
      </w:r>
      <w:proofErr w:type="spellEnd"/>
      <w:r w:rsidR="000E3872" w:rsidRPr="002B194A">
        <w:rPr>
          <w:rFonts w:ascii="Helvetica" w:hAnsi="Helvetica" w:cs="Times New Roman"/>
        </w:rPr>
        <w:t>) with a 55 mm telecentric lens (TEC-55</w:t>
      </w:r>
      <w:r w:rsidR="000E3872">
        <w:rPr>
          <w:rFonts w:ascii="Helvetica" w:hAnsi="Helvetica" w:cs="Times New Roman"/>
        </w:rPr>
        <w:t>,</w:t>
      </w:r>
      <w:r w:rsidR="000E3872" w:rsidRPr="002B194A">
        <w:rPr>
          <w:rFonts w:ascii="Helvetica" w:hAnsi="Helvetica" w:cs="Times New Roman"/>
        </w:rPr>
        <w:t xml:space="preserve"> </w:t>
      </w:r>
      <w:proofErr w:type="spellStart"/>
      <w:r w:rsidR="000E3872" w:rsidRPr="002B194A">
        <w:rPr>
          <w:rFonts w:ascii="Helvetica" w:hAnsi="Helvetica" w:cs="Times New Roman"/>
        </w:rPr>
        <w:t>Computar</w:t>
      </w:r>
      <w:proofErr w:type="spellEnd"/>
      <w:r w:rsidR="000E3872" w:rsidRPr="002B194A">
        <w:rPr>
          <w:rFonts w:ascii="Helvetica" w:hAnsi="Helvetica" w:cs="Times New Roman"/>
        </w:rPr>
        <w:t>)</w:t>
      </w:r>
      <w:r w:rsidR="000E3872">
        <w:rPr>
          <w:rFonts w:ascii="Helvetica" w:hAnsi="Helvetica" w:cs="Times New Roman"/>
        </w:rPr>
        <w:t xml:space="preserve"> was aimed at the right eye</w:t>
      </w:r>
      <w:r w:rsidR="00275FE4">
        <w:rPr>
          <w:rFonts w:ascii="Helvetica" w:hAnsi="Helvetica" w:cs="Times New Roman"/>
        </w:rPr>
        <w:t>. Video was acquired</w:t>
      </w:r>
      <w:r w:rsidR="000E3872">
        <w:rPr>
          <w:rFonts w:ascii="Helvetica" w:hAnsi="Helvetica" w:cs="Times New Roman"/>
        </w:rPr>
        <w:t xml:space="preserve"> at 20 Hz. A dimmable, white light source (LT-T6, </w:t>
      </w:r>
      <w:proofErr w:type="spellStart"/>
      <w:r w:rsidR="000E3872">
        <w:rPr>
          <w:rFonts w:ascii="Helvetica" w:hAnsi="Helvetica" w:cs="Times New Roman"/>
        </w:rPr>
        <w:t>Aukey</w:t>
      </w:r>
      <w:proofErr w:type="spellEnd"/>
      <w:r w:rsidR="000E3872">
        <w:rPr>
          <w:rFonts w:ascii="Helvetica" w:hAnsi="Helvetica" w:cs="Times New Roman"/>
        </w:rPr>
        <w:t>) was used to provide ambient light, such that the baseline pupil size was moderate and fluctuations around the baseline is detectable.</w:t>
      </w:r>
      <w:r w:rsidR="00664403">
        <w:rPr>
          <w:rFonts w:ascii="Helvetica" w:hAnsi="Helvetica" w:cs="Times New Roman"/>
        </w:rPr>
        <w:t xml:space="preserve"> The computer running the Presentation software would send TTL pulses to a </w:t>
      </w:r>
      <w:r w:rsidR="00664403" w:rsidRPr="002B194A">
        <w:rPr>
          <w:rFonts w:ascii="Helvetica" w:hAnsi="Helvetica" w:cs="Times New Roman"/>
        </w:rPr>
        <w:t>USB data acquisition device (USB-201; Measurement Computing)</w:t>
      </w:r>
      <w:r w:rsidR="00664403">
        <w:rPr>
          <w:rFonts w:ascii="Helvetica" w:hAnsi="Helvetica" w:cs="Times New Roman"/>
        </w:rPr>
        <w:t xml:space="preserve"> connected to the computer controlling the camera</w:t>
      </w:r>
      <w:r w:rsidR="000E3872" w:rsidRPr="002B194A">
        <w:rPr>
          <w:rFonts w:ascii="Helvetica" w:hAnsi="Helvetica" w:cs="Times New Roman"/>
        </w:rPr>
        <w:t xml:space="preserve">. </w:t>
      </w:r>
      <w:r w:rsidR="00664403">
        <w:rPr>
          <w:rFonts w:ascii="Helvetica" w:hAnsi="Helvetica" w:cs="Times New Roman"/>
        </w:rPr>
        <w:t>This computer for the camera would run a</w:t>
      </w:r>
      <w:r w:rsidR="000E3872" w:rsidRPr="002B194A">
        <w:rPr>
          <w:rFonts w:ascii="Helvetica" w:hAnsi="Helvetica" w:cs="Times New Roman"/>
        </w:rPr>
        <w:t xml:space="preserve"> </w:t>
      </w:r>
      <w:r w:rsidR="00664403">
        <w:rPr>
          <w:rFonts w:ascii="Helvetica" w:hAnsi="Helvetica" w:cs="Times New Roman"/>
        </w:rPr>
        <w:t>custom script written in</w:t>
      </w:r>
      <w:r w:rsidR="000E3872" w:rsidRPr="002B194A">
        <w:rPr>
          <w:rFonts w:ascii="Helvetica" w:hAnsi="Helvetica" w:cs="Times New Roman"/>
        </w:rPr>
        <w:t xml:space="preserve"> MATLAB 9.7 (Math</w:t>
      </w:r>
      <w:r w:rsidR="000E3872" w:rsidRPr="002B194A">
        <w:rPr>
          <w:rFonts w:ascii="Helvetica" w:hAnsi="Helvetica" w:cs="Times New Roman" w:hint="eastAsia"/>
        </w:rPr>
        <w:t>W</w:t>
      </w:r>
      <w:r w:rsidR="000E3872" w:rsidRPr="002B194A">
        <w:rPr>
          <w:rFonts w:ascii="Helvetica" w:hAnsi="Helvetica" w:cs="Times New Roman"/>
        </w:rPr>
        <w:t xml:space="preserve">orks) </w:t>
      </w:r>
      <w:r w:rsidR="00664403">
        <w:rPr>
          <w:rFonts w:ascii="Helvetica" w:hAnsi="Helvetica" w:cs="Times New Roman"/>
        </w:rPr>
        <w:t>that</w:t>
      </w:r>
      <w:r w:rsidR="000E3872" w:rsidRPr="002B194A">
        <w:rPr>
          <w:rFonts w:ascii="Helvetica" w:hAnsi="Helvetica" w:cs="Times New Roman"/>
        </w:rPr>
        <w:t xml:space="preserve"> log</w:t>
      </w:r>
      <w:r w:rsidR="00664403">
        <w:rPr>
          <w:rFonts w:ascii="Helvetica" w:hAnsi="Helvetica" w:cs="Times New Roman"/>
        </w:rPr>
        <w:t>ged</w:t>
      </w:r>
      <w:r w:rsidR="000E3872" w:rsidRPr="002B194A">
        <w:rPr>
          <w:rFonts w:ascii="Helvetica" w:hAnsi="Helvetica" w:cs="Times New Roman"/>
        </w:rPr>
        <w:t xml:space="preserve"> the timing of the TTL pulse</w:t>
      </w:r>
      <w:r w:rsidR="00664403">
        <w:rPr>
          <w:rFonts w:ascii="Helvetica" w:hAnsi="Helvetica" w:cs="Times New Roman"/>
        </w:rPr>
        <w:t xml:space="preserve">s such that the behavioral log files </w:t>
      </w:r>
      <w:r w:rsidR="005F3D30">
        <w:rPr>
          <w:rFonts w:ascii="Helvetica" w:hAnsi="Helvetica" w:cs="Times New Roman"/>
        </w:rPr>
        <w:t xml:space="preserve">generated by the Presentation software </w:t>
      </w:r>
      <w:r w:rsidR="00664403">
        <w:rPr>
          <w:rFonts w:ascii="Helvetica" w:hAnsi="Helvetica" w:cs="Times New Roman"/>
        </w:rPr>
        <w:t>may be aligned to the video recordings.</w:t>
      </w:r>
      <w:r w:rsidR="00B47F51">
        <w:rPr>
          <w:rFonts w:ascii="Helvetica" w:hAnsi="Helvetica" w:cs="Times New Roman"/>
        </w:rPr>
        <w:t xml:space="preserve"> In a small subset of experiments, we captured videos from both left and right eyes by mounting two identical camera systems on both sides of the animal. </w:t>
      </w:r>
    </w:p>
    <w:p w14:paraId="4E06371B" w14:textId="77777777" w:rsidR="000E3872" w:rsidRDefault="000E3872" w:rsidP="002B194A">
      <w:pPr>
        <w:spacing w:after="0" w:line="360" w:lineRule="auto"/>
        <w:rPr>
          <w:rFonts w:ascii="Helvetica" w:hAnsi="Helvetica" w:cs="Times New Roman"/>
          <w:b/>
          <w:bCs/>
        </w:rPr>
      </w:pPr>
    </w:p>
    <w:p w14:paraId="0EB8EF77" w14:textId="7055E3AE" w:rsidR="002B194A" w:rsidRPr="006F025B" w:rsidRDefault="0084573B" w:rsidP="002B194A">
      <w:pPr>
        <w:spacing w:after="0" w:line="360" w:lineRule="auto"/>
        <w:rPr>
          <w:rFonts w:ascii="Helvetica" w:hAnsi="Helvetica" w:cs="Times New Roman"/>
          <w:b/>
          <w:bCs/>
        </w:rPr>
      </w:pPr>
      <w:r w:rsidRPr="006F025B">
        <w:rPr>
          <w:rFonts w:ascii="Helvetica" w:hAnsi="Helvetica" w:cs="Times New Roman"/>
          <w:b/>
          <w:bCs/>
        </w:rPr>
        <w:t>Behav</w:t>
      </w:r>
      <w:r>
        <w:rPr>
          <w:rFonts w:ascii="Helvetica" w:hAnsi="Helvetica" w:cs="Times New Roman"/>
          <w:b/>
          <w:bCs/>
        </w:rPr>
        <w:t>ioral</w:t>
      </w:r>
      <w:r w:rsidR="002B194A" w:rsidRPr="006F025B">
        <w:rPr>
          <w:rFonts w:ascii="Helvetica" w:hAnsi="Helvetica" w:cs="Times New Roman"/>
          <w:b/>
          <w:bCs/>
        </w:rPr>
        <w:t xml:space="preserve"> training</w:t>
      </w:r>
      <w:r w:rsidR="00DD3FFE">
        <w:rPr>
          <w:rFonts w:ascii="Helvetica" w:hAnsi="Helvetica" w:cs="Times New Roman"/>
          <w:b/>
          <w:bCs/>
        </w:rPr>
        <w:t xml:space="preserve"> – Shaping</w:t>
      </w:r>
    </w:p>
    <w:p w14:paraId="23411240" w14:textId="46848D4C" w:rsidR="008253F6" w:rsidRDefault="0061466A" w:rsidP="00134195">
      <w:pPr>
        <w:spacing w:after="0" w:line="360" w:lineRule="auto"/>
        <w:rPr>
          <w:rFonts w:ascii="Helvetica" w:hAnsi="Helvetica" w:cs="Times New Roman"/>
        </w:rPr>
      </w:pPr>
      <w:proofErr w:type="gramStart"/>
      <w:r>
        <w:rPr>
          <w:rFonts w:ascii="Helvetica" w:hAnsi="Helvetica" w:cs="Times New Roman"/>
        </w:rPr>
        <w:t>All of</w:t>
      </w:r>
      <w:proofErr w:type="gramEnd"/>
      <w:r>
        <w:rPr>
          <w:rFonts w:ascii="Helvetica" w:hAnsi="Helvetica" w:cs="Times New Roman"/>
        </w:rPr>
        <w:t xml:space="preserve"> the </w:t>
      </w:r>
      <w:r w:rsidR="00212B82">
        <w:rPr>
          <w:rFonts w:ascii="Helvetica" w:hAnsi="Helvetica" w:cs="Times New Roman"/>
        </w:rPr>
        <w:t>procedures</w:t>
      </w:r>
      <w:r>
        <w:rPr>
          <w:rFonts w:ascii="Helvetica" w:hAnsi="Helvetica" w:cs="Times New Roman"/>
        </w:rPr>
        <w:t xml:space="preserve"> for initial shaping as well as the final matching pennies and two-armed bandit tasks </w:t>
      </w:r>
      <w:r w:rsidR="009C003C">
        <w:rPr>
          <w:rFonts w:ascii="Helvetica" w:hAnsi="Helvetica" w:cs="Times New Roman"/>
        </w:rPr>
        <w:t>we</w:t>
      </w:r>
      <w:r>
        <w:rPr>
          <w:rFonts w:ascii="Helvetica" w:hAnsi="Helvetica" w:cs="Times New Roman"/>
        </w:rPr>
        <w:t xml:space="preserve">re written </w:t>
      </w:r>
      <w:r w:rsidR="004C67C1">
        <w:rPr>
          <w:rFonts w:ascii="Helvetica" w:hAnsi="Helvetica" w:cs="Times New Roman"/>
        </w:rPr>
        <w:t>using the scripting language in the Presentation software.</w:t>
      </w:r>
      <w:r>
        <w:rPr>
          <w:rFonts w:ascii="Helvetica" w:hAnsi="Helvetica" w:cs="Times New Roman"/>
        </w:rPr>
        <w:t xml:space="preserve"> </w:t>
      </w:r>
      <w:r w:rsidR="009C003C">
        <w:rPr>
          <w:rFonts w:ascii="Helvetica" w:hAnsi="Helvetica" w:cs="Times New Roman"/>
        </w:rPr>
        <w:t>The animals</w:t>
      </w:r>
      <w:r w:rsidR="002B194A" w:rsidRPr="002B194A">
        <w:rPr>
          <w:rFonts w:ascii="Helvetica" w:hAnsi="Helvetica" w:cs="Times New Roman"/>
        </w:rPr>
        <w:t xml:space="preserve"> were </w:t>
      </w:r>
      <w:r w:rsidR="009C003C">
        <w:rPr>
          <w:rFonts w:ascii="Helvetica" w:hAnsi="Helvetica" w:cs="Times New Roman"/>
        </w:rPr>
        <w:t>fluid</w:t>
      </w:r>
      <w:r w:rsidR="009C003C" w:rsidRPr="002B194A">
        <w:rPr>
          <w:rFonts w:ascii="Helvetica" w:hAnsi="Helvetica" w:cs="Times New Roman"/>
        </w:rPr>
        <w:t xml:space="preserve"> restricted</w:t>
      </w:r>
      <w:r w:rsidR="002B194A" w:rsidRPr="002B194A">
        <w:rPr>
          <w:rFonts w:ascii="Helvetica" w:hAnsi="Helvetica" w:cs="Times New Roman"/>
        </w:rPr>
        <w:t xml:space="preserve">. </w:t>
      </w:r>
      <w:r w:rsidR="009C003C">
        <w:rPr>
          <w:rFonts w:ascii="Helvetica" w:hAnsi="Helvetica" w:cs="Times New Roman"/>
        </w:rPr>
        <w:t>Wa</w:t>
      </w:r>
      <w:r w:rsidR="002B194A" w:rsidRPr="002B194A">
        <w:rPr>
          <w:rFonts w:ascii="Helvetica" w:hAnsi="Helvetica" w:cs="Times New Roman"/>
        </w:rPr>
        <w:t xml:space="preserve">ter was provided </w:t>
      </w:r>
      <w:r w:rsidR="00447F12">
        <w:rPr>
          <w:rFonts w:ascii="Helvetica" w:hAnsi="Helvetica" w:cs="Times New Roman"/>
        </w:rPr>
        <w:t>during the one behavioral session daily</w:t>
      </w:r>
      <w:r w:rsidR="002B194A" w:rsidRPr="002B194A">
        <w:rPr>
          <w:rFonts w:ascii="Helvetica" w:hAnsi="Helvetica" w:cs="Times New Roman"/>
        </w:rPr>
        <w:t xml:space="preserve">. </w:t>
      </w:r>
      <w:r w:rsidR="009C003C">
        <w:rPr>
          <w:rFonts w:ascii="Helvetica" w:hAnsi="Helvetica" w:cs="Times New Roman"/>
        </w:rPr>
        <w:t>On</w:t>
      </w:r>
      <w:r w:rsidR="002B194A" w:rsidRPr="002B194A">
        <w:rPr>
          <w:rFonts w:ascii="Helvetica" w:hAnsi="Helvetica" w:cs="Times New Roman"/>
        </w:rPr>
        <w:t xml:space="preserve"> the days when the </w:t>
      </w:r>
      <w:r w:rsidR="009C003C">
        <w:rPr>
          <w:rFonts w:ascii="Helvetica" w:hAnsi="Helvetica" w:cs="Times New Roman"/>
        </w:rPr>
        <w:t>animal</w:t>
      </w:r>
      <w:r w:rsidR="002B194A" w:rsidRPr="002B194A">
        <w:rPr>
          <w:rFonts w:ascii="Helvetica" w:hAnsi="Helvetica" w:cs="Times New Roman"/>
        </w:rPr>
        <w:t xml:space="preserve"> was not trained</w:t>
      </w:r>
      <w:r w:rsidR="009C003C">
        <w:rPr>
          <w:rFonts w:ascii="Helvetica" w:hAnsi="Helvetica" w:cs="Times New Roman"/>
        </w:rPr>
        <w:t xml:space="preserve"> (typically 1 day a week)</w:t>
      </w:r>
      <w:r w:rsidR="002B194A" w:rsidRPr="002B194A">
        <w:rPr>
          <w:rFonts w:ascii="Helvetica" w:hAnsi="Helvetica" w:cs="Times New Roman"/>
        </w:rPr>
        <w:t>, a water bottle was placed in the home cage for 5 mi</w:t>
      </w:r>
      <w:r w:rsidR="009C003C">
        <w:rPr>
          <w:rFonts w:ascii="Helvetica" w:hAnsi="Helvetica" w:cs="Times New Roman"/>
        </w:rPr>
        <w:t>n of ad libitum consumption</w:t>
      </w:r>
      <w:r w:rsidR="002B194A" w:rsidRPr="002B194A">
        <w:rPr>
          <w:rFonts w:ascii="Helvetica" w:hAnsi="Helvetica" w:cs="Times New Roman"/>
        </w:rPr>
        <w:t xml:space="preserve">. </w:t>
      </w:r>
      <w:r w:rsidR="000E07D4">
        <w:rPr>
          <w:rFonts w:ascii="Helvetica" w:hAnsi="Helvetica" w:cs="Times New Roman"/>
        </w:rPr>
        <w:t>All animals underwent the same two shaping phases before training on matching pennies or two-armed bandit task.</w:t>
      </w:r>
      <w:r w:rsidR="00447F12">
        <w:rPr>
          <w:rFonts w:ascii="Helvetica" w:hAnsi="Helvetica" w:cs="Times New Roman"/>
        </w:rPr>
        <w:t xml:space="preserve"> For phase 1 (2 </w:t>
      </w:r>
      <w:r w:rsidR="008253F6">
        <w:rPr>
          <w:rFonts w:ascii="Helvetica" w:hAnsi="Helvetica" w:cs="Times New Roman"/>
        </w:rPr>
        <w:t>day</w:t>
      </w:r>
      <w:r w:rsidR="00447F12">
        <w:rPr>
          <w:rFonts w:ascii="Helvetica" w:hAnsi="Helvetica" w:cs="Times New Roman"/>
        </w:rPr>
        <w:t xml:space="preserve">s), the animal was </w:t>
      </w:r>
      <w:r w:rsidR="002B194A" w:rsidRPr="002B194A">
        <w:rPr>
          <w:rFonts w:ascii="Helvetica" w:hAnsi="Helvetica" w:cs="Times New Roman"/>
        </w:rPr>
        <w:t>habituated to the apparatus</w:t>
      </w:r>
      <w:r w:rsidR="00447F12">
        <w:rPr>
          <w:rFonts w:ascii="Helvetica" w:hAnsi="Helvetica" w:cs="Times New Roman"/>
        </w:rPr>
        <w:t>. They may lick either spout</w:t>
      </w:r>
      <w:r w:rsidR="008253F6">
        <w:rPr>
          <w:rFonts w:ascii="Helvetica" w:hAnsi="Helvetica" w:cs="Times New Roman"/>
        </w:rPr>
        <w:t xml:space="preserve">. A water reward would be delivered for every lick in the corresponding spout, </w:t>
      </w:r>
      <w:proofErr w:type="gramStart"/>
      <w:r w:rsidR="008253F6">
        <w:rPr>
          <w:rFonts w:ascii="Helvetica" w:hAnsi="Helvetica" w:cs="Times New Roman"/>
        </w:rPr>
        <w:t>as long as</w:t>
      </w:r>
      <w:proofErr w:type="gramEnd"/>
      <w:r w:rsidR="008253F6">
        <w:rPr>
          <w:rFonts w:ascii="Helvetica" w:hAnsi="Helvetica" w:cs="Times New Roman"/>
        </w:rPr>
        <w:t xml:space="preserve"> a minimum of 1 s has occurred since the last reward. </w:t>
      </w:r>
      <w:r w:rsidR="002B194A" w:rsidRPr="002B194A">
        <w:rPr>
          <w:rFonts w:ascii="Helvetica" w:hAnsi="Helvetica" w:cs="Times New Roman" w:hint="eastAsia"/>
        </w:rPr>
        <w:t>T</w:t>
      </w:r>
      <w:r w:rsidR="002B194A" w:rsidRPr="002B194A">
        <w:rPr>
          <w:rFonts w:ascii="Helvetica" w:hAnsi="Helvetica" w:cs="Times New Roman"/>
        </w:rPr>
        <w:t xml:space="preserve">he </w:t>
      </w:r>
      <w:r w:rsidR="008253F6">
        <w:rPr>
          <w:rFonts w:ascii="Helvetica" w:hAnsi="Helvetica" w:cs="Times New Roman"/>
        </w:rPr>
        <w:t>session would terminate</w:t>
      </w:r>
      <w:r w:rsidR="002B194A" w:rsidRPr="002B194A">
        <w:rPr>
          <w:rFonts w:ascii="Helvetica" w:hAnsi="Helvetica" w:cs="Times New Roman"/>
        </w:rPr>
        <w:t xml:space="preserve"> after the </w:t>
      </w:r>
      <w:r w:rsidR="008253F6">
        <w:rPr>
          <w:rFonts w:ascii="Helvetica" w:hAnsi="Helvetica" w:cs="Times New Roman"/>
        </w:rPr>
        <w:t>animal acquired 100</w:t>
      </w:r>
      <w:r w:rsidR="002B194A" w:rsidRPr="002B194A">
        <w:rPr>
          <w:rFonts w:ascii="Helvetica" w:hAnsi="Helvetica" w:cs="Times New Roman"/>
        </w:rPr>
        <w:t xml:space="preserve"> rewards. </w:t>
      </w:r>
      <w:r w:rsidR="008253F6">
        <w:rPr>
          <w:rFonts w:ascii="Helvetica" w:hAnsi="Helvetica" w:cs="Times New Roman"/>
        </w:rPr>
        <w:t>For</w:t>
      </w:r>
      <w:r w:rsidR="002B194A" w:rsidRPr="002B194A">
        <w:rPr>
          <w:rFonts w:ascii="Helvetica" w:hAnsi="Helvetica" w:cs="Times New Roman"/>
        </w:rPr>
        <w:t xml:space="preserve"> phase 2</w:t>
      </w:r>
      <w:r w:rsidR="00791B02">
        <w:rPr>
          <w:rFonts w:ascii="Helvetica" w:hAnsi="Helvetica" w:cs="Times New Roman"/>
        </w:rPr>
        <w:t xml:space="preserve"> (~</w:t>
      </w:r>
      <w:r w:rsidR="00107675">
        <w:rPr>
          <w:rFonts w:ascii="Helvetica" w:hAnsi="Helvetica" w:cs="Times New Roman"/>
        </w:rPr>
        <w:t>4</w:t>
      </w:r>
      <w:r w:rsidR="00791B02">
        <w:rPr>
          <w:rFonts w:ascii="Helvetica" w:hAnsi="Helvetica" w:cs="Times New Roman"/>
        </w:rPr>
        <w:t xml:space="preserve"> weeks)</w:t>
      </w:r>
      <w:r w:rsidR="002B194A" w:rsidRPr="002B194A">
        <w:rPr>
          <w:rFonts w:ascii="Helvetica" w:hAnsi="Helvetica" w:cs="Times New Roman"/>
        </w:rPr>
        <w:t xml:space="preserve">, </w:t>
      </w:r>
      <w:r w:rsidR="008253F6">
        <w:rPr>
          <w:rFonts w:ascii="Helvetica" w:hAnsi="Helvetica" w:cs="Times New Roman"/>
        </w:rPr>
        <w:t>the animal was introduced to the trial structure</w:t>
      </w:r>
      <w:r w:rsidR="00C57C31">
        <w:rPr>
          <w:rFonts w:ascii="Helvetica" w:hAnsi="Helvetica" w:cs="Times New Roman"/>
        </w:rPr>
        <w:t xml:space="preserve"> and learned to suppress impulsive licks</w:t>
      </w:r>
      <w:r w:rsidR="008253F6">
        <w:rPr>
          <w:rFonts w:ascii="Helvetica" w:hAnsi="Helvetica" w:cs="Times New Roman"/>
        </w:rPr>
        <w:t xml:space="preserve">. At the start of each trial, a </w:t>
      </w:r>
      <w:r w:rsidR="002B194A" w:rsidRPr="002B194A">
        <w:rPr>
          <w:rFonts w:ascii="Helvetica" w:hAnsi="Helvetica" w:cs="Times New Roman"/>
        </w:rPr>
        <w:t xml:space="preserve">5 kHz sound cue lasting for 0.2 s </w:t>
      </w:r>
      <w:r w:rsidR="008253F6">
        <w:rPr>
          <w:rFonts w:ascii="Helvetica" w:hAnsi="Helvetica" w:cs="Times New Roman"/>
        </w:rPr>
        <w:t>was played</w:t>
      </w:r>
      <w:r w:rsidR="002B194A" w:rsidRPr="002B194A">
        <w:rPr>
          <w:rFonts w:ascii="Helvetica" w:hAnsi="Helvetica" w:cs="Times New Roman"/>
        </w:rPr>
        <w:t xml:space="preserve">. </w:t>
      </w:r>
      <w:r w:rsidR="008253F6">
        <w:rPr>
          <w:rFonts w:ascii="Helvetica" w:hAnsi="Helvetica" w:cs="Times New Roman"/>
        </w:rPr>
        <w:t>From the onset of the sound cue, the mouse has a window of 2 s to make a response by licking either of the spouts. If a lick was detected during the response window, a water reward would be delivered in the corresponding spout</w:t>
      </w:r>
      <w:r w:rsidR="002C7D92">
        <w:rPr>
          <w:rFonts w:ascii="Helvetica" w:hAnsi="Helvetica" w:cs="Times New Roman"/>
        </w:rPr>
        <w:t xml:space="preserve"> and there is a fixed 3 s period for consumption</w:t>
      </w:r>
      <w:r w:rsidR="008253F6">
        <w:rPr>
          <w:rFonts w:ascii="Helvetica" w:hAnsi="Helvetica" w:cs="Times New Roman"/>
        </w:rPr>
        <w:t xml:space="preserve">. From the </w:t>
      </w:r>
      <w:r w:rsidR="002C7D92">
        <w:rPr>
          <w:rFonts w:ascii="Helvetica" w:hAnsi="Helvetica" w:cs="Times New Roman"/>
        </w:rPr>
        <w:t>end of the consumption window</w:t>
      </w:r>
      <w:r w:rsidR="008253F6">
        <w:rPr>
          <w:rFonts w:ascii="Helvetica" w:hAnsi="Helvetica" w:cs="Times New Roman"/>
        </w:rPr>
        <w:t xml:space="preserve"> or the end of response window if no lick was detected, an inter-trial interval (ITI) began. The duration of the ITI </w:t>
      </w:r>
      <w:r w:rsidR="00085A99">
        <w:rPr>
          <w:rFonts w:ascii="Helvetica" w:hAnsi="Helvetica" w:cs="Times New Roman"/>
        </w:rPr>
        <w:t xml:space="preserve">in seconds </w:t>
      </w:r>
      <w:r w:rsidR="008253F6">
        <w:rPr>
          <w:rFonts w:ascii="Helvetica" w:hAnsi="Helvetica" w:cs="Times New Roman"/>
        </w:rPr>
        <w:t xml:space="preserve">was drawn from a truncated </w:t>
      </w:r>
      <w:r w:rsidR="008253F6" w:rsidRPr="002B194A">
        <w:rPr>
          <w:rFonts w:ascii="Helvetica" w:hAnsi="Helvetica" w:cs="Times New Roman"/>
        </w:rPr>
        <w:t xml:space="preserve">exponential distribution with </w:t>
      </w:r>
      <w:r w:rsidR="00085A99" w:rsidRPr="00085A99">
        <w:rPr>
          <w:rFonts w:ascii="Helvetica" w:hAnsi="Helvetica" w:cs="Times New Roman"/>
        </w:rPr>
        <w:t>λ</w:t>
      </w:r>
      <w:r w:rsidR="008253F6" w:rsidRPr="002B194A">
        <w:rPr>
          <w:rFonts w:ascii="Helvetica" w:hAnsi="Helvetica" w:cs="Times New Roman"/>
        </w:rPr>
        <w:t xml:space="preserve"> </w:t>
      </w:r>
      <w:r w:rsidR="00085A99">
        <w:rPr>
          <w:rFonts w:ascii="Helvetica" w:hAnsi="Helvetica" w:cs="Times New Roman"/>
        </w:rPr>
        <w:t>= 1/</w:t>
      </w:r>
      <w:r w:rsidR="008253F6" w:rsidRPr="002B194A">
        <w:rPr>
          <w:rFonts w:ascii="Helvetica" w:hAnsi="Helvetica" w:cs="Times New Roman"/>
        </w:rPr>
        <w:t>3 and boundar</w:t>
      </w:r>
      <w:r w:rsidR="00085A99">
        <w:rPr>
          <w:rFonts w:ascii="Helvetica" w:hAnsi="Helvetica" w:cs="Times New Roman"/>
        </w:rPr>
        <w:t>ies</w:t>
      </w:r>
      <w:r w:rsidR="008253F6" w:rsidRPr="002B194A">
        <w:rPr>
          <w:rFonts w:ascii="Helvetica" w:hAnsi="Helvetica" w:cs="Times New Roman"/>
        </w:rPr>
        <w:t xml:space="preserve"> of 1 </w:t>
      </w:r>
      <w:r w:rsidR="00085A99">
        <w:rPr>
          <w:rFonts w:ascii="Helvetica" w:hAnsi="Helvetica" w:cs="Times New Roman"/>
        </w:rPr>
        <w:t>and</w:t>
      </w:r>
      <w:r w:rsidR="008253F6" w:rsidRPr="002B194A">
        <w:rPr>
          <w:rFonts w:ascii="Helvetica" w:hAnsi="Helvetica" w:cs="Times New Roman"/>
        </w:rPr>
        <w:t xml:space="preserve"> 5</w:t>
      </w:r>
      <w:r w:rsidR="00085A99">
        <w:rPr>
          <w:rFonts w:ascii="Helvetica" w:hAnsi="Helvetica" w:cs="Times New Roman"/>
        </w:rPr>
        <w:t xml:space="preserve">. If the animal emit one or more lick during the ITI, then additional time drawn again from the same truncated exponential distribution would be appended to the ITI. If the mouse licked again during the appended time, yet another additional </w:t>
      </w:r>
      <w:r w:rsidR="00085A99">
        <w:rPr>
          <w:rFonts w:ascii="Helvetica" w:hAnsi="Helvetica" w:cs="Times New Roman"/>
        </w:rPr>
        <w:lastRenderedPageBreak/>
        <w:t>time would be appended, up to a total of 5 draws including the initial draw. When the ITI ends, a new trial would begin. This trial timing is the same as what will be used for matching pennies and two-armed bandit task. The animal would advance to the next stage of training when the</w:t>
      </w:r>
      <w:r w:rsidR="002B194A" w:rsidRPr="002B194A">
        <w:rPr>
          <w:rFonts w:ascii="Helvetica" w:hAnsi="Helvetica" w:cs="Times New Roman"/>
        </w:rPr>
        <w:t xml:space="preserve"> average number of </w:t>
      </w:r>
      <w:r w:rsidR="00085A99">
        <w:rPr>
          <w:rFonts w:ascii="Helvetica" w:hAnsi="Helvetica" w:cs="Times New Roman"/>
        </w:rPr>
        <w:t>draws</w:t>
      </w:r>
      <w:r w:rsidR="002B194A" w:rsidRPr="002B194A">
        <w:rPr>
          <w:rFonts w:ascii="Helvetica" w:hAnsi="Helvetica" w:cs="Times New Roman"/>
        </w:rPr>
        <w:t xml:space="preserve"> per </w:t>
      </w:r>
      <w:r w:rsidR="00085A99">
        <w:rPr>
          <w:rFonts w:ascii="Helvetica" w:hAnsi="Helvetica" w:cs="Times New Roman"/>
        </w:rPr>
        <w:t>ITI</w:t>
      </w:r>
      <w:r w:rsidR="002B194A" w:rsidRPr="002B194A">
        <w:rPr>
          <w:rFonts w:ascii="Helvetica" w:hAnsi="Helvetica" w:cs="Times New Roman"/>
        </w:rPr>
        <w:t xml:space="preserve"> </w:t>
      </w:r>
      <w:r w:rsidR="00085A99">
        <w:rPr>
          <w:rFonts w:ascii="Helvetica" w:hAnsi="Helvetica" w:cs="Times New Roman"/>
        </w:rPr>
        <w:t>was</w:t>
      </w:r>
      <w:r w:rsidR="002B194A" w:rsidRPr="002B194A">
        <w:rPr>
          <w:rFonts w:ascii="Helvetica" w:hAnsi="Helvetica" w:cs="Times New Roman"/>
        </w:rPr>
        <w:t xml:space="preserve"> lower than 1.2 for three consecutive sessions. </w:t>
      </w:r>
      <w:r w:rsidR="000978E1">
        <w:rPr>
          <w:rFonts w:ascii="Helvetica" w:hAnsi="Helvetica" w:cs="Times New Roman"/>
        </w:rPr>
        <w:t xml:space="preserve">Note that the goal for the shaping </w:t>
      </w:r>
      <w:r w:rsidR="00134195">
        <w:rPr>
          <w:rFonts w:ascii="Helvetica" w:hAnsi="Helvetica" w:cs="Times New Roman"/>
        </w:rPr>
        <w:t>was</w:t>
      </w:r>
      <w:r w:rsidR="000978E1">
        <w:rPr>
          <w:rFonts w:ascii="Helvetica" w:hAnsi="Helvetica" w:cs="Times New Roman"/>
        </w:rPr>
        <w:t xml:space="preserve"> to habituate and introduce lick suppression. Although the mouse c</w:t>
      </w:r>
      <w:r w:rsidR="00495601">
        <w:rPr>
          <w:rFonts w:ascii="Helvetica" w:hAnsi="Helvetica" w:cs="Times New Roman"/>
        </w:rPr>
        <w:t>ould</w:t>
      </w:r>
      <w:r w:rsidR="000978E1">
        <w:rPr>
          <w:rFonts w:ascii="Helvetica" w:hAnsi="Helvetica" w:cs="Times New Roman"/>
        </w:rPr>
        <w:t xml:space="preserve"> theoretically get water from either spout, the animal tend</w:t>
      </w:r>
      <w:r w:rsidR="00495601">
        <w:rPr>
          <w:rFonts w:ascii="Helvetica" w:hAnsi="Helvetica" w:cs="Times New Roman"/>
        </w:rPr>
        <w:t>ed</w:t>
      </w:r>
      <w:r w:rsidR="000978E1">
        <w:rPr>
          <w:rFonts w:ascii="Helvetica" w:hAnsi="Helvetica" w:cs="Times New Roman"/>
        </w:rPr>
        <w:t xml:space="preserve"> to </w:t>
      </w:r>
      <w:proofErr w:type="gramStart"/>
      <w:r w:rsidR="000978E1">
        <w:rPr>
          <w:rFonts w:ascii="Helvetica" w:hAnsi="Helvetica" w:cs="Times New Roman"/>
        </w:rPr>
        <w:t xml:space="preserve">favor </w:t>
      </w:r>
      <w:r w:rsidR="008C1E66">
        <w:rPr>
          <w:rFonts w:ascii="Helvetica" w:hAnsi="Helvetica" w:cs="Times New Roman"/>
        </w:rPr>
        <w:t>heavily</w:t>
      </w:r>
      <w:proofErr w:type="gramEnd"/>
      <w:r w:rsidR="008C1E66">
        <w:rPr>
          <w:rFonts w:ascii="Helvetica" w:hAnsi="Helvetica" w:cs="Times New Roman"/>
        </w:rPr>
        <w:t xml:space="preserve"> </w:t>
      </w:r>
      <w:r w:rsidR="000978E1">
        <w:rPr>
          <w:rFonts w:ascii="Helvetica" w:hAnsi="Helvetica" w:cs="Times New Roman"/>
        </w:rPr>
        <w:t xml:space="preserve">one </w:t>
      </w:r>
      <w:r w:rsidR="00134195">
        <w:rPr>
          <w:rFonts w:ascii="Helvetica" w:hAnsi="Helvetica" w:cs="Times New Roman"/>
        </w:rPr>
        <w:t>spout during the shaping procedures.</w:t>
      </w:r>
    </w:p>
    <w:p w14:paraId="27E82B78" w14:textId="77777777" w:rsidR="008253F6" w:rsidRPr="002B194A" w:rsidRDefault="008253F6" w:rsidP="002B194A">
      <w:pPr>
        <w:spacing w:after="0" w:line="360" w:lineRule="auto"/>
        <w:rPr>
          <w:rFonts w:ascii="Helvetica" w:hAnsi="Helvetica" w:cs="Times New Roman"/>
        </w:rPr>
      </w:pPr>
    </w:p>
    <w:p w14:paraId="65E8027E" w14:textId="49D34F57" w:rsidR="002B194A" w:rsidRPr="006F025B" w:rsidRDefault="00DD3FFE" w:rsidP="00DD3FFE">
      <w:pPr>
        <w:spacing w:after="0" w:line="360" w:lineRule="auto"/>
        <w:rPr>
          <w:rFonts w:ascii="Helvetica" w:hAnsi="Helvetica" w:cs="Times New Roman"/>
          <w:b/>
          <w:bCs/>
        </w:rPr>
      </w:pPr>
      <w:r>
        <w:rPr>
          <w:rFonts w:ascii="Helvetica" w:hAnsi="Helvetica" w:cs="Times New Roman"/>
          <w:b/>
          <w:bCs/>
        </w:rPr>
        <w:t xml:space="preserve">Behavioral training – </w:t>
      </w:r>
      <w:r w:rsidR="002B194A" w:rsidRPr="006F025B">
        <w:rPr>
          <w:rFonts w:ascii="Helvetica" w:hAnsi="Helvetica" w:cs="Times New Roman"/>
          <w:b/>
          <w:bCs/>
        </w:rPr>
        <w:t>Matching pennies</w:t>
      </w:r>
    </w:p>
    <w:p w14:paraId="10B490BD" w14:textId="34D4DDAD" w:rsidR="002B194A" w:rsidRDefault="005136BC" w:rsidP="002810D8">
      <w:pPr>
        <w:spacing w:after="0" w:line="360" w:lineRule="auto"/>
        <w:rPr>
          <w:rFonts w:ascii="Helvetica" w:hAnsi="Helvetica" w:cs="Times New Roman"/>
        </w:rPr>
      </w:pPr>
      <w:r>
        <w:rPr>
          <w:rFonts w:ascii="Helvetica" w:hAnsi="Helvetica" w:cs="Times New Roman"/>
        </w:rPr>
        <w:t>For matching pennies, the mouse played against a virtual opponent in the form of a computer agent</w:t>
      </w:r>
      <w:r w:rsidR="00BE3B51">
        <w:rPr>
          <w:rFonts w:ascii="Helvetica" w:hAnsi="Helvetica" w:cs="Times New Roman"/>
        </w:rPr>
        <w:t xml:space="preserve">. At the start of each trial, the agent made a choice (left or right). </w:t>
      </w:r>
      <w:r w:rsidR="00BE3B51" w:rsidRPr="002B194A">
        <w:rPr>
          <w:rFonts w:ascii="Helvetica" w:hAnsi="Helvetica" w:cs="Times New Roman"/>
        </w:rPr>
        <w:t xml:space="preserve">If the mouse </w:t>
      </w:r>
      <w:r w:rsidR="00BE3B51">
        <w:rPr>
          <w:rFonts w:ascii="Helvetica" w:hAnsi="Helvetica" w:cs="Times New Roman"/>
        </w:rPr>
        <w:t>selected</w:t>
      </w:r>
      <w:r w:rsidR="00BE3B51" w:rsidRPr="002B194A">
        <w:rPr>
          <w:rFonts w:ascii="Helvetica" w:hAnsi="Helvetica" w:cs="Times New Roman"/>
        </w:rPr>
        <w:t xml:space="preserve"> the same choice as the computer, a water reward would be delivered in the corresponding </w:t>
      </w:r>
      <w:r w:rsidR="00BE3B51">
        <w:rPr>
          <w:rFonts w:ascii="Helvetica" w:hAnsi="Helvetica" w:cs="Times New Roman"/>
        </w:rPr>
        <w:t>spout</w:t>
      </w:r>
      <w:r w:rsidR="00BE3B51" w:rsidRPr="002B194A">
        <w:rPr>
          <w:rFonts w:ascii="Helvetica" w:hAnsi="Helvetica" w:cs="Times New Roman"/>
        </w:rPr>
        <w:t>. Otherwise, no reward was presented.</w:t>
      </w:r>
      <w:r w:rsidR="008C03C9">
        <w:rPr>
          <w:rFonts w:ascii="Helvetica" w:hAnsi="Helvetica" w:cs="Times New Roman"/>
        </w:rPr>
        <w:t xml:space="preserve"> Importantly, the computer agent was designed to provide competitive pressure by acting according to prediction of the animal’s choices. Specifically, it was </w:t>
      </w:r>
      <w:r>
        <w:rPr>
          <w:rFonts w:ascii="Helvetica" w:hAnsi="Helvetica" w:cs="Times New Roman"/>
        </w:rPr>
        <w:t xml:space="preserve">programmed to </w:t>
      </w:r>
      <w:r w:rsidR="002810D8">
        <w:rPr>
          <w:rFonts w:ascii="Helvetica" w:hAnsi="Helvetica" w:cs="Times New Roman"/>
        </w:rPr>
        <w:t>be the same as</w:t>
      </w:r>
      <w:r>
        <w:rPr>
          <w:rFonts w:ascii="Helvetica" w:hAnsi="Helvetica" w:cs="Times New Roman"/>
        </w:rPr>
        <w:t xml:space="preserve"> ‘algorithm 2’ </w:t>
      </w:r>
      <w:r w:rsidR="002B194A" w:rsidRPr="002B194A">
        <w:rPr>
          <w:rFonts w:ascii="Helvetica" w:hAnsi="Helvetica" w:cs="Times New Roman"/>
        </w:rPr>
        <w:fldChar w:fldCharType="begin">
          <w:fldData xml:space="preserve">PEVuZE5vdGU+PENpdGU+PEF1dGhvcj5CYXJyYWNsb3VnaDwvQXV0aG9yPjxZZWFyPjIwMDQ8L1ll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PEVuZE5vdGU+PENpdGU+PEF1dGhvcj5CYXJyYWNsb3VnaDwvQXV0aG9yPjxZZWFyPjIwMDQ8L1ll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2B194A" w:rsidRPr="002B194A">
        <w:rPr>
          <w:rFonts w:ascii="Helvetica" w:hAnsi="Helvetica" w:cs="Times New Roman"/>
        </w:rPr>
      </w:r>
      <w:r w:rsidR="002B194A" w:rsidRPr="002B194A">
        <w:rPr>
          <w:rFonts w:ascii="Helvetica" w:hAnsi="Helvetica" w:cs="Times New Roman"/>
        </w:rPr>
        <w:fldChar w:fldCharType="separate"/>
      </w:r>
      <w:r w:rsidR="002B194A">
        <w:rPr>
          <w:rFonts w:ascii="Helvetica" w:hAnsi="Helvetica" w:cs="Times New Roman"/>
          <w:noProof/>
        </w:rPr>
        <w:t>(Barraclough et al., 2004; Lee et al., 2004)</w:t>
      </w:r>
      <w:r w:rsidR="002B194A" w:rsidRPr="002B194A">
        <w:rPr>
          <w:rFonts w:ascii="Helvetica" w:hAnsi="Helvetica" w:cs="Times New Roman"/>
        </w:rPr>
        <w:fldChar w:fldCharType="end"/>
      </w:r>
      <w:r w:rsidR="002810D8">
        <w:rPr>
          <w:rFonts w:ascii="Helvetica" w:hAnsi="Helvetica" w:cs="Times New Roman"/>
        </w:rPr>
        <w:t xml:space="preserve"> or ‘competitor 1’ </w:t>
      </w:r>
      <w:r w:rsidR="002810D8">
        <w:rPr>
          <w:rFonts w:ascii="Helvetica" w:hAnsi="Helvetica" w:cs="Times New Roman"/>
        </w:rPr>
        <w:fldChar w:fldCharType="begin"/>
      </w:r>
      <w:r w:rsidR="00B90073">
        <w:rPr>
          <w:rFonts w:ascii="Helvetica" w:hAnsi="Helvetica" w:cs="Times New Roman"/>
        </w:rPr>
        <w:instrText xml:space="preserve"> ADDIN EN.CITE &lt;EndNote&gt;&lt;Cite&gt;&lt;Author&gt;Tervo&lt;/Author&gt;&lt;Year&gt;2014&lt;/Year&gt;&lt;RecNum&gt;263&lt;/RecNum&gt;&lt;DisplayText&gt;(Tervo et al., 2014)&lt;/DisplayText&gt;&lt;record&gt;&lt;rec-number&gt;263&lt;/rec-number&gt;&lt;foreign-keys&gt;&lt;key app="EN" db-id="x5zwrx5zozxpepe2psdpztzme9f9weaszspd" timestamp="1505796070" guid="f5a59968-aec2-43d9-872b-7a421567d11a"&gt;263&lt;/key&gt;&lt;key app="ENWeb" db-id=""&gt;0&lt;/key&gt;&lt;/foreign-keys&gt;&lt;ref-type name="Journal Article"&gt;17&lt;/ref-type&gt;&lt;contributors&gt;&lt;authors&gt;&lt;author&gt;Tervo, D. G.&lt;/author&gt;&lt;author&gt;Proskurin, M.&lt;/author&gt;&lt;author&gt;Manakov, M.&lt;/author&gt;&lt;author&gt;Kabra, M.&lt;/author&gt;&lt;author&gt;Vollmer, A.&lt;/author&gt;&lt;author&gt;Branson, K.&lt;/author&gt;&lt;author&gt;Karpova, A. Y.&lt;/author&gt;&lt;/authors&gt;&lt;/contributors&gt;&lt;auth-address&gt;Howard Hughes Medical Institute, Janelia Research Campus, 19700 Helix Drive, Ashburn, VA 20147, USA.&amp;#xD;Howard Hughes Medical Institute, Janelia Research Campus, 19700 Helix Drive, Ashburn, VA 20147, USA. Electronic address: alla@janelia.hhmi.org.&lt;/auth-address&gt;&lt;titles&gt;&lt;title&gt;Behavioral variability through stochastic choice and its gating by anterior cingulate cortex&lt;/title&gt;&lt;secondary-title&gt;Cell&lt;/secondary-title&gt;&lt;/titles&gt;&lt;periodical&gt;&lt;full-title&gt;Cell&lt;/full-title&gt;&lt;/periodical&gt;&lt;pages&gt;21-32&lt;/pages&gt;&lt;volume&gt;159&lt;/volume&gt;&lt;number&gt;1&lt;/number&gt;&lt;edition&gt;2014/09/27&lt;/edition&gt;&lt;keywords&gt;&lt;keyword&gt;Animals&lt;/keyword&gt;&lt;keyword&gt;Behavior, Animal&lt;/keyword&gt;&lt;keyword&gt;*Choice Behavior&lt;/keyword&gt;&lt;keyword&gt;Competitive Behavior&lt;/keyword&gt;&lt;keyword&gt;Gyrus Cinguli/*physiology&lt;/keyword&gt;&lt;keyword&gt;Locus Coeruleus/drug effects/physiology&lt;/keyword&gt;&lt;keyword&gt;Rats&lt;/keyword&gt;&lt;keyword&gt;Rats, Transgenic&lt;/keyword&gt;&lt;keyword&gt;Stochastic Processes&lt;/keyword&gt;&lt;/keywords&gt;&lt;dates&gt;&lt;year&gt;2014&lt;/year&gt;&lt;pub-dates&gt;&lt;date&gt;Sep 25&lt;/date&gt;&lt;/pub-dates&gt;&lt;/dates&gt;&lt;isbn&gt;1097-4172 (Electronic)&amp;#xD;0092-8674 (Linking)&lt;/isbn&gt;&lt;accession-num&gt;25259917&lt;/accession-num&gt;&lt;urls&gt;&lt;related-urls&gt;&lt;url&gt;https://www.ncbi.nlm.nih.gov/pubmed/25259917&lt;/url&gt;&lt;/related-urls&gt;&lt;/urls&gt;&lt;electronic-resource-num&gt;10.1016/j.cell.2014.08.037&lt;/electronic-resource-num&gt;&lt;/record&gt;&lt;/Cite&gt;&lt;/EndNote&gt;</w:instrText>
      </w:r>
      <w:r w:rsidR="002810D8">
        <w:rPr>
          <w:rFonts w:ascii="Helvetica" w:hAnsi="Helvetica" w:cs="Times New Roman"/>
        </w:rPr>
        <w:fldChar w:fldCharType="separate"/>
      </w:r>
      <w:r w:rsidR="002810D8">
        <w:rPr>
          <w:rFonts w:ascii="Helvetica" w:hAnsi="Helvetica" w:cs="Times New Roman"/>
          <w:noProof/>
        </w:rPr>
        <w:t>(Tervo et al., 2014)</w:t>
      </w:r>
      <w:r w:rsidR="002810D8">
        <w:rPr>
          <w:rFonts w:ascii="Helvetica" w:hAnsi="Helvetica" w:cs="Times New Roman"/>
        </w:rPr>
        <w:fldChar w:fldCharType="end"/>
      </w:r>
      <w:r w:rsidR="002810D8">
        <w:rPr>
          <w:rFonts w:ascii="Helvetica" w:hAnsi="Helvetica" w:cs="Times New Roman"/>
        </w:rPr>
        <w:t xml:space="preserve"> in previous studies</w:t>
      </w:r>
      <w:r w:rsidR="002B194A" w:rsidRPr="002B194A">
        <w:rPr>
          <w:rFonts w:ascii="Helvetica" w:hAnsi="Helvetica" w:cs="Times New Roman"/>
        </w:rPr>
        <w:t xml:space="preserve">. </w:t>
      </w:r>
      <w:r>
        <w:rPr>
          <w:rFonts w:ascii="Helvetica" w:hAnsi="Helvetica" w:cs="Times New Roman"/>
        </w:rPr>
        <w:t>Briefly, the agent had a record of</w:t>
      </w:r>
      <w:r w:rsidR="002B194A" w:rsidRPr="002B194A">
        <w:rPr>
          <w:rFonts w:ascii="Helvetica" w:hAnsi="Helvetica" w:cs="Times New Roman"/>
        </w:rPr>
        <w:t xml:space="preserve"> the mouse’s entire choice and reward history within </w:t>
      </w:r>
      <w:r>
        <w:rPr>
          <w:rFonts w:ascii="Helvetica" w:hAnsi="Helvetica" w:cs="Times New Roman"/>
        </w:rPr>
        <w:t>the current</w:t>
      </w:r>
      <w:r w:rsidR="002B194A" w:rsidRPr="002B194A">
        <w:rPr>
          <w:rFonts w:ascii="Helvetica" w:hAnsi="Helvetica" w:cs="Times New Roman"/>
        </w:rPr>
        <w:t xml:space="preserve"> session. The agent calculated the </w:t>
      </w:r>
      <w:r>
        <w:rPr>
          <w:rFonts w:ascii="Helvetica" w:hAnsi="Helvetica" w:cs="Times New Roman"/>
        </w:rPr>
        <w:t>conditional</w:t>
      </w:r>
      <w:r w:rsidR="002B194A" w:rsidRPr="002B194A">
        <w:rPr>
          <w:rFonts w:ascii="Helvetica" w:hAnsi="Helvetica" w:cs="Times New Roman"/>
        </w:rPr>
        <w:t xml:space="preserve"> probabilit</w:t>
      </w:r>
      <w:r>
        <w:rPr>
          <w:rFonts w:ascii="Helvetica" w:hAnsi="Helvetica" w:cs="Times New Roman"/>
        </w:rPr>
        <w:t>ies</w:t>
      </w:r>
      <w:r w:rsidR="002B194A" w:rsidRPr="002B194A">
        <w:rPr>
          <w:rFonts w:ascii="Helvetica" w:hAnsi="Helvetica" w:cs="Times New Roman"/>
        </w:rPr>
        <w:t xml:space="preserve"> t</w:t>
      </w:r>
      <w:r>
        <w:rPr>
          <w:rFonts w:ascii="Helvetica" w:hAnsi="Helvetica" w:cs="Times New Roman"/>
        </w:rPr>
        <w:t xml:space="preserve">hat the animal would </w:t>
      </w:r>
      <w:r w:rsidR="002B194A" w:rsidRPr="002B194A">
        <w:rPr>
          <w:rFonts w:ascii="Helvetica" w:hAnsi="Helvetica" w:cs="Times New Roman"/>
        </w:rPr>
        <w:t xml:space="preserve">choose left </w:t>
      </w:r>
      <w:r>
        <w:rPr>
          <w:rFonts w:ascii="Helvetica" w:hAnsi="Helvetica" w:cs="Times New Roman"/>
        </w:rPr>
        <w:t xml:space="preserve">given sequences of the preceding N choices (N = </w:t>
      </w:r>
      <w:r w:rsidR="00BE3B51">
        <w:rPr>
          <w:rFonts w:ascii="Helvetica" w:hAnsi="Helvetica" w:cs="Times New Roman"/>
        </w:rPr>
        <w:t>0</w:t>
      </w:r>
      <w:r>
        <w:rPr>
          <w:rFonts w:ascii="Helvetica" w:hAnsi="Helvetica" w:cs="Times New Roman"/>
        </w:rPr>
        <w:t xml:space="preserve"> – 4)</w:t>
      </w:r>
      <w:r w:rsidR="00BE3B51">
        <w:rPr>
          <w:rFonts w:ascii="Helvetica" w:hAnsi="Helvetica" w:cs="Times New Roman"/>
        </w:rPr>
        <w:t xml:space="preserve"> and </w:t>
      </w:r>
      <w:r>
        <w:rPr>
          <w:rFonts w:ascii="Helvetica" w:hAnsi="Helvetica" w:cs="Times New Roman"/>
        </w:rPr>
        <w:t>sequences of preceding N choice-outcome combinations (N = 1 – 4)</w:t>
      </w:r>
      <w:r w:rsidR="00BE3B51">
        <w:rPr>
          <w:rFonts w:ascii="Helvetica" w:hAnsi="Helvetica" w:cs="Times New Roman"/>
        </w:rPr>
        <w:t xml:space="preserve">. </w:t>
      </w:r>
      <w:r w:rsidR="00395CF4">
        <w:rPr>
          <w:rFonts w:ascii="Helvetica" w:hAnsi="Helvetica" w:cs="Times New Roman"/>
        </w:rPr>
        <w:t>The b</w:t>
      </w:r>
      <w:r w:rsidR="00BE3B51">
        <w:rPr>
          <w:rFonts w:ascii="Helvetica" w:hAnsi="Helvetica" w:cs="Times New Roman"/>
        </w:rPr>
        <w:t>inomial test w</w:t>
      </w:r>
      <w:r w:rsidR="00234C96">
        <w:rPr>
          <w:rFonts w:ascii="Helvetica" w:hAnsi="Helvetica" w:cs="Times New Roman"/>
        </w:rPr>
        <w:t>as</w:t>
      </w:r>
      <w:r w:rsidR="00BE3B51">
        <w:rPr>
          <w:rFonts w:ascii="Helvetica" w:hAnsi="Helvetica" w:cs="Times New Roman"/>
        </w:rPr>
        <w:t xml:space="preserve"> </w:t>
      </w:r>
      <w:r w:rsidR="008C03C9">
        <w:rPr>
          <w:rFonts w:ascii="Helvetica" w:hAnsi="Helvetica" w:cs="Times New Roman"/>
        </w:rPr>
        <w:t>used</w:t>
      </w:r>
      <w:r w:rsidR="00BE3B51">
        <w:rPr>
          <w:rFonts w:ascii="Helvetica" w:hAnsi="Helvetica" w:cs="Times New Roman"/>
        </w:rPr>
        <w:t xml:space="preserve"> </w:t>
      </w:r>
      <w:r w:rsidR="00952AFE">
        <w:rPr>
          <w:rFonts w:ascii="Helvetica" w:hAnsi="Helvetica" w:cs="Times New Roman"/>
        </w:rPr>
        <w:t>to test</w:t>
      </w:r>
      <w:r w:rsidR="00BE3B51">
        <w:rPr>
          <w:rFonts w:ascii="Helvetica" w:hAnsi="Helvetica" w:cs="Times New Roman"/>
        </w:rPr>
        <w:t xml:space="preserve"> each of the 9 conditional probabilities against the null hypothesis that the mouse would choose left with a probability of 0.5. </w:t>
      </w:r>
      <w:r w:rsidR="002B194A" w:rsidRPr="002B194A">
        <w:rPr>
          <w:rFonts w:ascii="Helvetica" w:hAnsi="Helvetica" w:cs="Times New Roman"/>
        </w:rPr>
        <w:t xml:space="preserve">If none of the null hypothesis was rejected, the agent would randomly choose either target with equal </w:t>
      </w:r>
      <w:r w:rsidR="00BE3B51" w:rsidRPr="002B194A">
        <w:rPr>
          <w:rFonts w:ascii="Helvetica" w:hAnsi="Helvetica" w:cs="Times New Roman"/>
        </w:rPr>
        <w:t>probabilit</w:t>
      </w:r>
      <w:r w:rsidR="00864B1B">
        <w:rPr>
          <w:rFonts w:ascii="Helvetica" w:hAnsi="Helvetica" w:cs="Times New Roman"/>
        </w:rPr>
        <w:t>ies</w:t>
      </w:r>
      <w:r w:rsidR="002B194A" w:rsidRPr="002B194A">
        <w:rPr>
          <w:rFonts w:ascii="Helvetica" w:hAnsi="Helvetica" w:cs="Times New Roman"/>
        </w:rPr>
        <w:t xml:space="preserve">. If one or more hypotheses were rejected, the </w:t>
      </w:r>
      <w:r w:rsidR="00BE3B51">
        <w:rPr>
          <w:rFonts w:ascii="Helvetica" w:hAnsi="Helvetica" w:cs="Times New Roman"/>
        </w:rPr>
        <w:t>agent</w:t>
      </w:r>
      <w:r w:rsidR="002B194A" w:rsidRPr="002B194A">
        <w:rPr>
          <w:rFonts w:ascii="Helvetica" w:hAnsi="Helvetica" w:cs="Times New Roman"/>
        </w:rPr>
        <w:t xml:space="preserve"> </w:t>
      </w:r>
      <w:r w:rsidR="00BE3B51">
        <w:rPr>
          <w:rFonts w:ascii="Helvetica" w:hAnsi="Helvetica" w:cs="Times New Roman"/>
        </w:rPr>
        <w:t>would generate</w:t>
      </w:r>
      <w:r w:rsidR="002B194A" w:rsidRPr="002B194A">
        <w:rPr>
          <w:rFonts w:ascii="Helvetica" w:hAnsi="Helvetica" w:cs="Times New Roman"/>
        </w:rPr>
        <w:t xml:space="preserve"> the counter choice with the statistically significant </w:t>
      </w:r>
      <w:r w:rsidR="00BE3B51">
        <w:rPr>
          <w:rFonts w:ascii="Helvetica" w:hAnsi="Helvetica" w:cs="Times New Roman"/>
        </w:rPr>
        <w:t xml:space="preserve">conditional </w:t>
      </w:r>
      <w:r w:rsidR="002B194A" w:rsidRPr="002B194A">
        <w:rPr>
          <w:rFonts w:ascii="Helvetica" w:hAnsi="Helvetica" w:cs="Times New Roman"/>
        </w:rPr>
        <w:t xml:space="preserve">probability that was </w:t>
      </w:r>
      <w:r w:rsidR="00BE3B51">
        <w:rPr>
          <w:rFonts w:ascii="Helvetica" w:hAnsi="Helvetica" w:cs="Times New Roman"/>
        </w:rPr>
        <w:t>farther away</w:t>
      </w:r>
      <w:r w:rsidR="002B194A" w:rsidRPr="002B194A">
        <w:rPr>
          <w:rFonts w:ascii="Helvetica" w:hAnsi="Helvetica" w:cs="Times New Roman"/>
        </w:rPr>
        <w:t xml:space="preserve"> from 0.5. A session w</w:t>
      </w:r>
      <w:r w:rsidR="001C3F61">
        <w:rPr>
          <w:rFonts w:ascii="Helvetica" w:hAnsi="Helvetica" w:cs="Times New Roman"/>
        </w:rPr>
        <w:t>ould</w:t>
      </w:r>
      <w:r w:rsidR="002B194A" w:rsidRPr="002B194A">
        <w:rPr>
          <w:rFonts w:ascii="Helvetica" w:hAnsi="Helvetica" w:cs="Times New Roman"/>
        </w:rPr>
        <w:t xml:space="preserve"> terminate automatically when no </w:t>
      </w:r>
      <w:r w:rsidR="001C3F61">
        <w:rPr>
          <w:rFonts w:ascii="Helvetica" w:hAnsi="Helvetica" w:cs="Times New Roman"/>
        </w:rPr>
        <w:t>r</w:t>
      </w:r>
      <w:r w:rsidR="002B194A" w:rsidRPr="002B194A">
        <w:rPr>
          <w:rFonts w:ascii="Helvetica" w:hAnsi="Helvetica" w:cs="Times New Roman"/>
        </w:rPr>
        <w:t xml:space="preserve">esponse was logged for 10 consecutive trials. </w:t>
      </w:r>
      <w:r w:rsidR="001C3F61">
        <w:rPr>
          <w:rFonts w:ascii="Helvetica" w:hAnsi="Helvetica" w:cs="Times New Roman"/>
        </w:rPr>
        <w:t xml:space="preserve">When an </w:t>
      </w:r>
      <w:r w:rsidR="002B194A" w:rsidRPr="002B194A">
        <w:rPr>
          <w:rFonts w:ascii="Helvetica" w:hAnsi="Helvetica" w:cs="Times New Roman"/>
        </w:rPr>
        <w:t>animal reached a 40% reward rate for 3 consecutive sessions</w:t>
      </w:r>
      <w:r w:rsidR="00F76349">
        <w:rPr>
          <w:rFonts w:ascii="Helvetica" w:hAnsi="Helvetica" w:cs="Times New Roman"/>
        </w:rPr>
        <w:t xml:space="preserve"> (~</w:t>
      </w:r>
      <w:r w:rsidR="00B54699">
        <w:rPr>
          <w:rFonts w:ascii="Helvetica" w:hAnsi="Helvetica" w:cs="Times New Roman"/>
        </w:rPr>
        <w:t>4 weeks)</w:t>
      </w:r>
      <w:r w:rsidR="002B194A" w:rsidRPr="002B194A">
        <w:rPr>
          <w:rFonts w:ascii="Helvetica" w:hAnsi="Helvetica" w:cs="Times New Roman"/>
        </w:rPr>
        <w:t>, the</w:t>
      </w:r>
      <w:r w:rsidR="001C3F61">
        <w:rPr>
          <w:rFonts w:ascii="Helvetica" w:hAnsi="Helvetica" w:cs="Times New Roman"/>
        </w:rPr>
        <w:t xml:space="preserve">n its performance was considered </w:t>
      </w:r>
      <w:proofErr w:type="gramStart"/>
      <w:r w:rsidR="001C3F61">
        <w:rPr>
          <w:rFonts w:ascii="Helvetica" w:hAnsi="Helvetica" w:cs="Times New Roman"/>
        </w:rPr>
        <w:t>stable</w:t>
      </w:r>
      <w:proofErr w:type="gramEnd"/>
      <w:r w:rsidR="001C3F61">
        <w:rPr>
          <w:rFonts w:ascii="Helvetica" w:hAnsi="Helvetica" w:cs="Times New Roman"/>
        </w:rPr>
        <w:t xml:space="preserve"> and the</w:t>
      </w:r>
      <w:r w:rsidR="002B194A" w:rsidRPr="002B194A">
        <w:rPr>
          <w:rFonts w:ascii="Helvetica" w:hAnsi="Helvetica" w:cs="Times New Roman"/>
        </w:rPr>
        <w:t xml:space="preserve"> </w:t>
      </w:r>
      <w:r w:rsidR="001C3F61">
        <w:rPr>
          <w:rFonts w:ascii="Helvetica" w:hAnsi="Helvetica" w:cs="Times New Roman"/>
        </w:rPr>
        <w:t>subsequent</w:t>
      </w:r>
      <w:r w:rsidR="002B194A" w:rsidRPr="002B194A">
        <w:rPr>
          <w:rFonts w:ascii="Helvetica" w:hAnsi="Helvetica" w:cs="Times New Roman"/>
        </w:rPr>
        <w:t xml:space="preserve"> sessions were included in the following analysis.</w:t>
      </w:r>
    </w:p>
    <w:p w14:paraId="03AE58E0" w14:textId="77777777" w:rsidR="006F025B" w:rsidRPr="002B194A" w:rsidRDefault="006F025B" w:rsidP="002B194A">
      <w:pPr>
        <w:spacing w:after="0" w:line="360" w:lineRule="auto"/>
        <w:rPr>
          <w:rFonts w:ascii="Helvetica" w:hAnsi="Helvetica" w:cs="Times New Roman"/>
        </w:rPr>
      </w:pPr>
    </w:p>
    <w:p w14:paraId="7A216AE3" w14:textId="031A138B" w:rsidR="002B194A" w:rsidRPr="006F025B" w:rsidRDefault="00DD3FFE" w:rsidP="00DD3FFE">
      <w:pPr>
        <w:spacing w:after="0" w:line="360" w:lineRule="auto"/>
        <w:rPr>
          <w:rFonts w:ascii="Helvetica" w:hAnsi="Helvetica" w:cs="Times New Roman"/>
          <w:b/>
          <w:bCs/>
        </w:rPr>
      </w:pPr>
      <w:r>
        <w:rPr>
          <w:rFonts w:ascii="Helvetica" w:hAnsi="Helvetica" w:cs="Times New Roman"/>
          <w:b/>
          <w:bCs/>
        </w:rPr>
        <w:t>Behavioral training – Two-armed bandit</w:t>
      </w:r>
    </w:p>
    <w:p w14:paraId="6F0E8A90" w14:textId="2345B783" w:rsidR="002B194A" w:rsidRPr="002B194A" w:rsidRDefault="00FB1E0F" w:rsidP="00726596">
      <w:pPr>
        <w:spacing w:after="0" w:line="360" w:lineRule="auto"/>
        <w:rPr>
          <w:rFonts w:ascii="Helvetica" w:hAnsi="Helvetica" w:cs="Times New Roman"/>
        </w:rPr>
      </w:pPr>
      <w:r>
        <w:rPr>
          <w:rFonts w:ascii="Helvetica" w:hAnsi="Helvetica" w:cs="Times New Roman"/>
        </w:rPr>
        <w:t>For the two-armed bandit task</w:t>
      </w:r>
      <w:r w:rsidR="002B194A" w:rsidRPr="002B194A">
        <w:rPr>
          <w:rFonts w:ascii="Helvetica" w:hAnsi="Helvetica" w:cs="Times New Roman"/>
        </w:rPr>
        <w:t xml:space="preserve">, </w:t>
      </w:r>
      <w:r>
        <w:rPr>
          <w:rFonts w:ascii="Helvetica" w:hAnsi="Helvetica" w:cs="Times New Roman"/>
        </w:rPr>
        <w:t>the two options (left and right)</w:t>
      </w:r>
      <w:r w:rsidR="002B194A" w:rsidRPr="002B194A">
        <w:rPr>
          <w:rFonts w:ascii="Helvetica" w:hAnsi="Helvetica" w:cs="Times New Roman"/>
        </w:rPr>
        <w:t xml:space="preserve"> were associated with different reward probabilities. In each trial, </w:t>
      </w:r>
      <w:r>
        <w:rPr>
          <w:rFonts w:ascii="Helvetica" w:hAnsi="Helvetica" w:cs="Times New Roman"/>
        </w:rPr>
        <w:t>when an animal chose an option, a</w:t>
      </w:r>
      <w:r w:rsidR="002B194A" w:rsidRPr="002B194A">
        <w:rPr>
          <w:rFonts w:ascii="Helvetica" w:hAnsi="Helvetica" w:cs="Times New Roman"/>
        </w:rPr>
        <w:t xml:space="preserve"> reward was delivered stochastically </w:t>
      </w:r>
      <w:r>
        <w:rPr>
          <w:rFonts w:ascii="Helvetica" w:hAnsi="Helvetica" w:cs="Times New Roman"/>
        </w:rPr>
        <w:t>based on</w:t>
      </w:r>
      <w:r w:rsidR="002B194A" w:rsidRPr="002B194A">
        <w:rPr>
          <w:rFonts w:ascii="Helvetica" w:hAnsi="Helvetica" w:cs="Times New Roman"/>
        </w:rPr>
        <w:t xml:space="preserve"> the assigned reward probability</w:t>
      </w:r>
      <w:r>
        <w:rPr>
          <w:rFonts w:ascii="Helvetica" w:hAnsi="Helvetica" w:cs="Times New Roman"/>
        </w:rPr>
        <w:t>.</w:t>
      </w:r>
      <w:r w:rsidR="00726596">
        <w:rPr>
          <w:rFonts w:ascii="Helvetica" w:hAnsi="Helvetica" w:cs="Times New Roman"/>
        </w:rPr>
        <w:t xml:space="preserve"> In our implementation, there were two sets of reward probabilities: 0.7:0.1 and 0.1:0.7. A</w:t>
      </w:r>
      <w:r w:rsidR="002B194A" w:rsidRPr="002B194A">
        <w:rPr>
          <w:rFonts w:ascii="Helvetica" w:hAnsi="Helvetica" w:cs="Times New Roman"/>
        </w:rPr>
        <w:t xml:space="preserve"> </w:t>
      </w:r>
      <w:r w:rsidR="00726596">
        <w:rPr>
          <w:rFonts w:ascii="Helvetica" w:hAnsi="Helvetica" w:cs="Times New Roman"/>
        </w:rPr>
        <w:t>set of</w:t>
      </w:r>
      <w:r w:rsidR="002B194A" w:rsidRPr="002B194A">
        <w:rPr>
          <w:rFonts w:ascii="Helvetica" w:hAnsi="Helvetica" w:cs="Times New Roman"/>
        </w:rPr>
        <w:t xml:space="preserve"> reward probabilities were maintained </w:t>
      </w:r>
      <w:r w:rsidR="00726596">
        <w:rPr>
          <w:rFonts w:ascii="Helvetica" w:hAnsi="Helvetica" w:cs="Times New Roman"/>
        </w:rPr>
        <w:lastRenderedPageBreak/>
        <w:t>across a block of trials</w:t>
      </w:r>
      <w:r w:rsidR="002B194A" w:rsidRPr="002B194A">
        <w:rPr>
          <w:rFonts w:ascii="Helvetica" w:hAnsi="Helvetica" w:cs="Times New Roman"/>
        </w:rPr>
        <w:t xml:space="preserve">. </w:t>
      </w:r>
      <w:r w:rsidR="00726596">
        <w:rPr>
          <w:rFonts w:ascii="Helvetica" w:hAnsi="Helvetica" w:cs="Times New Roman"/>
        </w:rPr>
        <w:t>Within a block, o</w:t>
      </w:r>
      <w:r w:rsidR="002B194A" w:rsidRPr="002B194A">
        <w:rPr>
          <w:rFonts w:ascii="Helvetica" w:hAnsi="Helvetica" w:cs="Times New Roman"/>
        </w:rPr>
        <w:t xml:space="preserve">nce the mouse had chosen the </w:t>
      </w:r>
      <w:r w:rsidR="00726596">
        <w:rPr>
          <w:rFonts w:ascii="Helvetica" w:hAnsi="Helvetica" w:cs="Times New Roman"/>
        </w:rPr>
        <w:t xml:space="preserve">option with </w:t>
      </w:r>
      <w:r w:rsidR="002B194A" w:rsidRPr="002B194A">
        <w:rPr>
          <w:rFonts w:ascii="Helvetica" w:hAnsi="Helvetica" w:cs="Times New Roman"/>
        </w:rPr>
        <w:t xml:space="preserve">high reward probability (hit trials) for ten times, </w:t>
      </w:r>
      <w:r w:rsidR="00726596">
        <w:rPr>
          <w:rFonts w:ascii="Helvetica" w:hAnsi="Helvetica" w:cs="Times New Roman"/>
        </w:rPr>
        <w:t>then on any given trial there was</w:t>
      </w:r>
      <w:r w:rsidR="002B194A" w:rsidRPr="002B194A">
        <w:rPr>
          <w:rFonts w:ascii="Helvetica" w:hAnsi="Helvetica" w:cs="Times New Roman"/>
        </w:rPr>
        <w:t xml:space="preserve"> a probability of 1/11</w:t>
      </w:r>
      <w:r w:rsidR="00726596">
        <w:rPr>
          <w:rFonts w:ascii="Helvetica" w:hAnsi="Helvetica" w:cs="Times New Roman"/>
        </w:rPr>
        <w:t xml:space="preserve"> that the reward probabilities would change</w:t>
      </w:r>
      <w:r w:rsidR="002B194A" w:rsidRPr="002B194A">
        <w:rPr>
          <w:rFonts w:ascii="Helvetica" w:hAnsi="Helvetica" w:cs="Times New Roman"/>
        </w:rPr>
        <w:t>.</w:t>
      </w:r>
      <w:r w:rsidR="00726596">
        <w:rPr>
          <w:rFonts w:ascii="Helvetica" w:hAnsi="Helvetica" w:cs="Times New Roman"/>
        </w:rPr>
        <w:t xml:space="preserve"> </w:t>
      </w:r>
      <w:r w:rsidR="002B194A" w:rsidRPr="002B194A">
        <w:rPr>
          <w:rFonts w:ascii="Helvetica" w:hAnsi="Helvetica" w:cs="Times New Roman"/>
        </w:rPr>
        <w:t xml:space="preserve">Thus, the number of trials in a block after ten hits followed a geometric distribution </w:t>
      </w:r>
      <w:r w:rsidR="00726596">
        <w:rPr>
          <w:rFonts w:ascii="Helvetica" w:hAnsi="Helvetica" w:cs="Times New Roman"/>
        </w:rPr>
        <w:t xml:space="preserve">with </w:t>
      </w:r>
      <m:oMath>
        <m:r>
          <w:rPr>
            <w:rFonts w:ascii="Cambria Math" w:hAnsi="Cambria Math" w:cs="Times New Roman"/>
          </w:rPr>
          <m:t xml:space="preserve">μ </m:t>
        </m:r>
      </m:oMath>
      <w:r w:rsidR="002B194A" w:rsidRPr="002B194A">
        <w:rPr>
          <w:rFonts w:ascii="Helvetica" w:hAnsi="Helvetica" w:cs="Times New Roman"/>
        </w:rPr>
        <w:t xml:space="preserve">= 11. There were no explicit </w:t>
      </w:r>
      <w:r w:rsidR="00726596">
        <w:rPr>
          <w:rFonts w:ascii="Helvetica" w:hAnsi="Helvetica" w:cs="Times New Roman"/>
        </w:rPr>
        <w:t>cues</w:t>
      </w:r>
      <w:r w:rsidR="002B194A" w:rsidRPr="002B194A">
        <w:rPr>
          <w:rFonts w:ascii="Helvetica" w:hAnsi="Helvetica" w:cs="Times New Roman"/>
        </w:rPr>
        <w:t xml:space="preserve"> to indicate </w:t>
      </w:r>
      <w:r w:rsidR="00726596">
        <w:rPr>
          <w:rFonts w:ascii="Helvetica" w:hAnsi="Helvetica" w:cs="Times New Roman"/>
        </w:rPr>
        <w:t>a</w:t>
      </w:r>
      <w:r w:rsidR="002B194A" w:rsidRPr="002B194A">
        <w:rPr>
          <w:rFonts w:ascii="Helvetica" w:hAnsi="Helvetica" w:cs="Times New Roman"/>
        </w:rPr>
        <w:t xml:space="preserve"> block switch, therefore the </w:t>
      </w:r>
      <w:r w:rsidR="00726596">
        <w:rPr>
          <w:rFonts w:ascii="Helvetica" w:hAnsi="Helvetica" w:cs="Times New Roman"/>
        </w:rPr>
        <w:t>animal had to</w:t>
      </w:r>
      <w:r w:rsidR="002B194A" w:rsidRPr="002B194A">
        <w:rPr>
          <w:rFonts w:ascii="Helvetica" w:hAnsi="Helvetica" w:cs="Times New Roman"/>
        </w:rPr>
        <w:t xml:space="preserve"> infer the </w:t>
      </w:r>
      <w:r w:rsidR="00726596">
        <w:rPr>
          <w:rFonts w:ascii="Helvetica" w:hAnsi="Helvetica" w:cs="Times New Roman"/>
        </w:rPr>
        <w:t>current situation through experience</w:t>
      </w:r>
      <w:r w:rsidR="002B194A" w:rsidRPr="002B194A">
        <w:rPr>
          <w:rFonts w:ascii="Helvetica" w:hAnsi="Helvetica" w:cs="Times New Roman"/>
        </w:rPr>
        <w:t xml:space="preserve">. </w:t>
      </w:r>
    </w:p>
    <w:p w14:paraId="1DBAAB8B" w14:textId="77777777" w:rsidR="006F025B" w:rsidRDefault="006F025B" w:rsidP="002B194A">
      <w:pPr>
        <w:spacing w:after="0" w:line="360" w:lineRule="auto"/>
        <w:rPr>
          <w:rFonts w:ascii="Helvetica" w:hAnsi="Helvetica" w:cs="Times New Roman"/>
        </w:rPr>
      </w:pPr>
    </w:p>
    <w:p w14:paraId="4698202D" w14:textId="2FA8071E" w:rsidR="00F05368" w:rsidRPr="006F025B" w:rsidRDefault="00F05368" w:rsidP="00F05368">
      <w:pPr>
        <w:spacing w:after="0" w:line="360" w:lineRule="auto"/>
        <w:rPr>
          <w:rFonts w:ascii="Helvetica" w:hAnsi="Helvetica" w:cs="Times New Roman"/>
          <w:b/>
          <w:bCs/>
        </w:rPr>
      </w:pPr>
      <w:r w:rsidRPr="006F025B">
        <w:rPr>
          <w:rFonts w:ascii="Helvetica" w:hAnsi="Helvetica" w:cs="Times New Roman"/>
          <w:b/>
          <w:bCs/>
        </w:rPr>
        <w:t xml:space="preserve">Preprocessing of </w:t>
      </w:r>
      <w:r>
        <w:rPr>
          <w:rFonts w:ascii="Helvetica" w:hAnsi="Helvetica" w:cs="Times New Roman"/>
          <w:b/>
          <w:bCs/>
        </w:rPr>
        <w:t>behavioral</w:t>
      </w:r>
      <w:r w:rsidRPr="006F025B">
        <w:rPr>
          <w:rFonts w:ascii="Helvetica" w:hAnsi="Helvetica" w:cs="Times New Roman"/>
          <w:b/>
          <w:bCs/>
        </w:rPr>
        <w:t xml:space="preserve"> data</w:t>
      </w:r>
    </w:p>
    <w:p w14:paraId="425E9E80" w14:textId="298309BF" w:rsidR="003C6186" w:rsidRDefault="007B16DB" w:rsidP="003C6186">
      <w:pPr>
        <w:spacing w:after="0" w:line="360" w:lineRule="auto"/>
        <w:rPr>
          <w:rFonts w:ascii="Helvetica" w:hAnsi="Helvetica" w:cs="Times New Roman"/>
        </w:rPr>
      </w:pPr>
      <w:r>
        <w:rPr>
          <w:rFonts w:ascii="Helvetica" w:hAnsi="Helvetica" w:cs="Times New Roman"/>
        </w:rPr>
        <w:t xml:space="preserve">A total of 107 sessions from 9 mice were included in the study, including 81 sessions from 5 mice trained on matching pennies and 26 sessions from 4 mice trained on the two-armed bandit task. </w:t>
      </w:r>
      <w:proofErr w:type="gramStart"/>
      <w:r>
        <w:rPr>
          <w:rFonts w:ascii="Helvetica" w:hAnsi="Helvetica" w:cs="Times New Roman"/>
        </w:rPr>
        <w:t>All of</w:t>
      </w:r>
      <w:proofErr w:type="gramEnd"/>
      <w:r>
        <w:rPr>
          <w:rFonts w:ascii="Helvetica" w:hAnsi="Helvetica" w:cs="Times New Roman"/>
        </w:rPr>
        <w:t xml:space="preserve"> the sessions contained both behavioral and pupillometry data. For behavior, t</w:t>
      </w:r>
      <w:r w:rsidR="00F05368">
        <w:rPr>
          <w:rFonts w:ascii="Helvetica" w:hAnsi="Helvetica" w:cs="Times New Roman"/>
        </w:rPr>
        <w:t>he log file saved by the Presentation software contain</w:t>
      </w:r>
      <w:r w:rsidR="00B41AEB">
        <w:rPr>
          <w:rFonts w:ascii="Helvetica" w:hAnsi="Helvetica" w:cs="Times New Roman"/>
        </w:rPr>
        <w:t>ed</w:t>
      </w:r>
      <w:r w:rsidR="00F05368">
        <w:rPr>
          <w:rFonts w:ascii="Helvetica" w:hAnsi="Helvetica" w:cs="Times New Roman"/>
        </w:rPr>
        <w:t xml:space="preserve"> t</w:t>
      </w:r>
      <w:r w:rsidR="00671A08" w:rsidRPr="002B194A">
        <w:rPr>
          <w:rFonts w:ascii="Helvetica" w:hAnsi="Helvetica" w:cs="Times New Roman"/>
        </w:rPr>
        <w:t xml:space="preserve">imestamps </w:t>
      </w:r>
      <w:r w:rsidR="00F05368">
        <w:rPr>
          <w:rFonts w:ascii="Helvetica" w:hAnsi="Helvetica" w:cs="Times New Roman"/>
        </w:rPr>
        <w:t>for all events that occurred during a session</w:t>
      </w:r>
      <w:r w:rsidR="00671A08" w:rsidRPr="002B194A">
        <w:rPr>
          <w:rFonts w:ascii="Helvetica" w:hAnsi="Helvetica" w:cs="Times New Roman"/>
        </w:rPr>
        <w:t xml:space="preserve">. </w:t>
      </w:r>
      <w:r w:rsidR="00B41AEB">
        <w:rPr>
          <w:rFonts w:ascii="Helvetica" w:hAnsi="Helvetica" w:cs="Times New Roman"/>
        </w:rPr>
        <w:t>Analyses of the behavioral data</w:t>
      </w:r>
      <w:r w:rsidR="00671A08" w:rsidRPr="002B194A">
        <w:rPr>
          <w:rFonts w:ascii="Helvetica" w:hAnsi="Helvetica" w:cs="Times New Roman"/>
        </w:rPr>
        <w:t xml:space="preserve"> were done </w:t>
      </w:r>
      <w:r w:rsidR="00B41AEB">
        <w:rPr>
          <w:rFonts w:ascii="Helvetica" w:hAnsi="Helvetica" w:cs="Times New Roman"/>
        </w:rPr>
        <w:t>in</w:t>
      </w:r>
      <w:r w:rsidR="00671A08" w:rsidRPr="002B194A">
        <w:rPr>
          <w:rFonts w:ascii="Helvetica" w:hAnsi="Helvetica" w:cs="Times New Roman"/>
        </w:rPr>
        <w:t xml:space="preserve"> MATLAB. </w:t>
      </w:r>
      <w:r w:rsidR="00086CEB">
        <w:rPr>
          <w:rFonts w:ascii="Helvetica" w:hAnsi="Helvetica" w:cs="Times New Roman"/>
        </w:rPr>
        <w:t xml:space="preserve">For matching pennies, towards the end of each session, </w:t>
      </w:r>
      <w:r w:rsidR="00671A08" w:rsidRPr="002B194A">
        <w:rPr>
          <w:rFonts w:ascii="Helvetica" w:hAnsi="Helvetica" w:cs="Times New Roman"/>
        </w:rPr>
        <w:t xml:space="preserve">the </w:t>
      </w:r>
      <w:r w:rsidR="00086CEB">
        <w:rPr>
          <w:rFonts w:ascii="Helvetica" w:hAnsi="Helvetica" w:cs="Times New Roman"/>
        </w:rPr>
        <w:t>animals</w:t>
      </w:r>
      <w:r w:rsidR="00671A08" w:rsidRPr="002B194A">
        <w:rPr>
          <w:rFonts w:ascii="Helvetica" w:hAnsi="Helvetica" w:cs="Times New Roman"/>
        </w:rPr>
        <w:t xml:space="preserve"> tended to select </w:t>
      </w:r>
      <w:r w:rsidR="00086CEB">
        <w:rPr>
          <w:rFonts w:ascii="Helvetica" w:hAnsi="Helvetica" w:cs="Times New Roman"/>
        </w:rPr>
        <w:t>the same option</w:t>
      </w:r>
      <w:r w:rsidR="00671A08" w:rsidRPr="002B194A">
        <w:rPr>
          <w:rFonts w:ascii="Helvetica" w:hAnsi="Helvetica" w:cs="Times New Roman"/>
        </w:rPr>
        <w:t xml:space="preserve"> for around 30 trials before </w:t>
      </w:r>
      <w:r w:rsidR="00086CEB">
        <w:rPr>
          <w:rFonts w:ascii="Helvetica" w:hAnsi="Helvetica" w:cs="Times New Roman"/>
        </w:rPr>
        <w:t>ceasing to respond</w:t>
      </w:r>
      <w:r w:rsidR="00671A08" w:rsidRPr="002B194A">
        <w:rPr>
          <w:rFonts w:ascii="Helvetica" w:hAnsi="Helvetica" w:cs="Times New Roman"/>
        </w:rPr>
        <w:t xml:space="preserve">. </w:t>
      </w:r>
      <w:r w:rsidR="00086CEB">
        <w:rPr>
          <w:rFonts w:ascii="Helvetica" w:hAnsi="Helvetica" w:cs="Times New Roman"/>
        </w:rPr>
        <w:t>To avoid these repetitive trials</w:t>
      </w:r>
      <w:r w:rsidR="00F7053B">
        <w:rPr>
          <w:rFonts w:ascii="Helvetica" w:hAnsi="Helvetica" w:cs="Times New Roman"/>
        </w:rPr>
        <w:t xml:space="preserve"> in the analyses</w:t>
      </w:r>
      <w:r w:rsidR="00086CEB">
        <w:rPr>
          <w:rFonts w:ascii="Helvetica" w:hAnsi="Helvetica" w:cs="Times New Roman"/>
        </w:rPr>
        <w:t>, for each session, t</w:t>
      </w:r>
      <w:r w:rsidR="00671A08" w:rsidRPr="002B194A">
        <w:rPr>
          <w:rFonts w:ascii="Helvetica" w:hAnsi="Helvetica" w:cs="Times New Roman"/>
        </w:rPr>
        <w:t xml:space="preserve">he running </w:t>
      </w:r>
      <w:r w:rsidR="00086CEB">
        <w:rPr>
          <w:rFonts w:ascii="Helvetica" w:hAnsi="Helvetica" w:cs="Times New Roman"/>
        </w:rPr>
        <w:t>3</w:t>
      </w:r>
      <w:r w:rsidR="00671A08" w:rsidRPr="002B194A">
        <w:rPr>
          <w:rFonts w:ascii="Helvetica" w:hAnsi="Helvetica" w:cs="Times New Roman"/>
        </w:rPr>
        <w:t xml:space="preserve">-choice entropy (see below) of a 30-trial window was calculated, </w:t>
      </w:r>
      <w:r w:rsidR="00086CEB">
        <w:rPr>
          <w:rFonts w:ascii="Helvetica" w:hAnsi="Helvetica" w:cs="Times New Roman"/>
        </w:rPr>
        <w:t xml:space="preserve">and </w:t>
      </w:r>
      <w:r w:rsidR="00F20BAE">
        <w:rPr>
          <w:rFonts w:ascii="Helvetica" w:hAnsi="Helvetica" w:cs="Times New Roman"/>
        </w:rPr>
        <w:t xml:space="preserve">the MATLAB function </w:t>
      </w:r>
      <w:proofErr w:type="spellStart"/>
      <w:r w:rsidR="00F20BAE" w:rsidRPr="00F20BAE">
        <w:rPr>
          <w:rFonts w:ascii="Helvetica" w:hAnsi="Helvetica" w:cs="Times New Roman"/>
          <w:i/>
          <w:iCs/>
        </w:rPr>
        <w:t>ischange</w:t>
      </w:r>
      <w:proofErr w:type="spellEnd"/>
      <w:r w:rsidR="00F20BAE">
        <w:rPr>
          <w:rFonts w:ascii="Helvetica" w:hAnsi="Helvetica" w:cs="Times New Roman"/>
        </w:rPr>
        <w:t xml:space="preserve"> was used to fit with a piecewise linear function. The trial when the fitted function fell below a value of 1 was identified as the </w:t>
      </w:r>
      <w:r w:rsidR="003C6186">
        <w:rPr>
          <w:rFonts w:ascii="Helvetica" w:hAnsi="Helvetica" w:cs="Times New Roman"/>
        </w:rPr>
        <w:t>‘</w:t>
      </w:r>
      <w:r w:rsidR="00F20BAE">
        <w:rPr>
          <w:rFonts w:ascii="Helvetica" w:hAnsi="Helvetica" w:cs="Times New Roman"/>
        </w:rPr>
        <w:t>last trial</w:t>
      </w:r>
      <w:r w:rsidR="003C6186">
        <w:rPr>
          <w:rFonts w:ascii="Helvetica" w:hAnsi="Helvetica" w:cs="Times New Roman"/>
        </w:rPr>
        <w:t>’</w:t>
      </w:r>
      <w:r w:rsidR="00F20BAE">
        <w:rPr>
          <w:rFonts w:ascii="Helvetica" w:hAnsi="Helvetica" w:cs="Times New Roman"/>
        </w:rPr>
        <w:t>, and all subsequent trials were discarded for the analysis</w:t>
      </w:r>
      <w:r w:rsidR="00881AE4">
        <w:rPr>
          <w:rFonts w:ascii="Helvetica" w:hAnsi="Helvetica" w:cs="Times New Roman"/>
        </w:rPr>
        <w:t>. In some cases</w:t>
      </w:r>
      <w:r w:rsidR="0062547F">
        <w:rPr>
          <w:rFonts w:ascii="Helvetica" w:hAnsi="Helvetica" w:cs="Times New Roman"/>
        </w:rPr>
        <w:t xml:space="preserve">, the performance </w:t>
      </w:r>
      <w:r w:rsidR="00881AE4">
        <w:rPr>
          <w:rFonts w:ascii="Helvetica" w:hAnsi="Helvetica" w:cs="Times New Roman"/>
        </w:rPr>
        <w:t>recovered after the detected last trial to a value greater than 1, then the entire session was used for analysis</w:t>
      </w:r>
      <w:r w:rsidR="0062547F">
        <w:rPr>
          <w:rFonts w:ascii="Helvetica" w:hAnsi="Helvetica" w:cs="Times New Roman"/>
        </w:rPr>
        <w:t>.</w:t>
      </w:r>
      <w:r w:rsidR="00C5409E">
        <w:rPr>
          <w:rFonts w:ascii="Helvetica" w:hAnsi="Helvetica" w:cs="Times New Roman"/>
        </w:rPr>
        <w:t xml:space="preserve"> </w:t>
      </w:r>
      <w:r w:rsidR="00881AE4">
        <w:rPr>
          <w:rFonts w:ascii="Helvetica" w:hAnsi="Helvetica" w:cs="Times New Roman"/>
        </w:rPr>
        <w:t xml:space="preserve">In some cases, </w:t>
      </w:r>
      <w:r w:rsidR="00F20BAE">
        <w:rPr>
          <w:rFonts w:ascii="Helvetica" w:hAnsi="Helvetica" w:cs="Times New Roman"/>
        </w:rPr>
        <w:t>the fitted function did not fall below a value of 1</w:t>
      </w:r>
      <w:r w:rsidR="00881AE4">
        <w:rPr>
          <w:rFonts w:ascii="Helvetica" w:hAnsi="Helvetica" w:cs="Times New Roman"/>
        </w:rPr>
        <w:t xml:space="preserve"> and</w:t>
      </w:r>
      <w:r w:rsidR="003C6186">
        <w:rPr>
          <w:rFonts w:ascii="Helvetica" w:hAnsi="Helvetica" w:cs="Times New Roman"/>
        </w:rPr>
        <w:t xml:space="preserve"> no ‘last trial’ was detected, </w:t>
      </w:r>
      <w:r w:rsidR="00881AE4">
        <w:rPr>
          <w:rFonts w:ascii="Helvetica" w:hAnsi="Helvetica" w:cs="Times New Roman"/>
        </w:rPr>
        <w:t xml:space="preserve">then </w:t>
      </w:r>
      <w:r w:rsidR="003C6186">
        <w:rPr>
          <w:rFonts w:ascii="Helvetica" w:hAnsi="Helvetica" w:cs="Times New Roman"/>
        </w:rPr>
        <w:t>the entire session was used for analysis.</w:t>
      </w:r>
    </w:p>
    <w:p w14:paraId="30BFFEE7" w14:textId="77777777" w:rsidR="00A35C95" w:rsidRPr="002B194A" w:rsidRDefault="00A35C95" w:rsidP="00671A08">
      <w:pPr>
        <w:spacing w:after="0" w:line="360" w:lineRule="auto"/>
        <w:rPr>
          <w:rFonts w:ascii="Helvetica" w:hAnsi="Helvetica" w:cs="Times New Roman"/>
        </w:rPr>
      </w:pPr>
    </w:p>
    <w:p w14:paraId="23354E8C" w14:textId="3F2D5DC4" w:rsidR="00671A08" w:rsidRPr="006F025B" w:rsidRDefault="00F05368" w:rsidP="00F05368">
      <w:pPr>
        <w:spacing w:after="0" w:line="360" w:lineRule="auto"/>
        <w:rPr>
          <w:rFonts w:ascii="Helvetica" w:hAnsi="Helvetica" w:cs="Times New Roman"/>
          <w:b/>
          <w:bCs/>
        </w:rPr>
      </w:pPr>
      <w:r>
        <w:rPr>
          <w:rFonts w:ascii="Helvetica" w:hAnsi="Helvetica" w:cs="Times New Roman"/>
          <w:b/>
          <w:bCs/>
        </w:rPr>
        <w:t xml:space="preserve">Analysis of behavioral data – </w:t>
      </w:r>
      <w:r w:rsidR="00671A08" w:rsidRPr="006F025B">
        <w:rPr>
          <w:rFonts w:ascii="Helvetica" w:hAnsi="Helvetica" w:cs="Times New Roman"/>
          <w:b/>
          <w:bCs/>
        </w:rPr>
        <w:t>Entropy</w:t>
      </w:r>
    </w:p>
    <w:p w14:paraId="4F131DA9" w14:textId="72C94358" w:rsidR="00671A08" w:rsidRDefault="00671A08" w:rsidP="00671A08">
      <w:pPr>
        <w:spacing w:after="0" w:line="360" w:lineRule="auto"/>
        <w:rPr>
          <w:rFonts w:ascii="Helvetica" w:hAnsi="Helvetica" w:cs="Times New Roman"/>
        </w:rPr>
      </w:pPr>
      <w:r w:rsidRPr="002B194A">
        <w:rPr>
          <w:rFonts w:ascii="Helvetica" w:hAnsi="Helvetica" w:cs="Times New Roman"/>
        </w:rPr>
        <w:t xml:space="preserve">To quantify the randomness </w:t>
      </w:r>
      <w:r w:rsidR="0084573B">
        <w:rPr>
          <w:rFonts w:ascii="Helvetica" w:hAnsi="Helvetica" w:cs="Times New Roman"/>
        </w:rPr>
        <w:t>in</w:t>
      </w:r>
      <w:r w:rsidRPr="002B194A">
        <w:rPr>
          <w:rFonts w:ascii="Helvetica" w:hAnsi="Helvetica" w:cs="Times New Roman"/>
        </w:rPr>
        <w:t xml:space="preserve"> the animals’ choices, the 3-choice entropy of the sequence of the choices was calculated by:</w:t>
      </w:r>
    </w:p>
    <w:p w14:paraId="2E296AC6" w14:textId="77777777" w:rsidR="00CA02BC" w:rsidRPr="002B194A" w:rsidRDefault="00CA02BC" w:rsidP="00671A08">
      <w:pPr>
        <w:spacing w:after="0" w:line="360" w:lineRule="auto"/>
        <w:rPr>
          <w:rFonts w:ascii="Helvetica" w:hAnsi="Helvetica" w:cs="Times New Roman"/>
        </w:rPr>
      </w:pPr>
    </w:p>
    <w:p w14:paraId="2B65BD34" w14:textId="0DA7633E" w:rsidR="00671A08" w:rsidRPr="002B194A" w:rsidRDefault="00F91853" w:rsidP="00671A08">
      <w:pPr>
        <w:spacing w:after="0" w:line="360" w:lineRule="auto"/>
        <w:rPr>
          <w:rFonts w:ascii="Helvetica" w:hAnsi="Helvetica" w:cs="Times New Roman"/>
          <w:i/>
        </w:rPr>
      </w:pPr>
      <m:oMathPara>
        <m:oMath>
          <m:eqArr>
            <m:eqArrPr>
              <m:maxDist m:val="1"/>
              <m:ctrlPr>
                <w:rPr>
                  <w:rFonts w:ascii="Cambria Math" w:hAnsi="Cambria Math" w:cs="Times New Roman"/>
                  <w:i/>
                </w:rPr>
              </m:ctrlPr>
            </m:eqArrPr>
            <m:e>
              <m:r>
                <w:rPr>
                  <w:rFonts w:ascii="Cambria Math" w:hAnsi="Cambria Math" w:cs="Times New Roman"/>
                </w:rPr>
                <m:t>Entropy = -</m:t>
              </m:r>
              <m:nary>
                <m:naryPr>
                  <m:chr m:val="∑"/>
                  <m:limLoc m:val="undOvr"/>
                  <m:supHide m:val="1"/>
                  <m:ctrlPr>
                    <w:rPr>
                      <w:rFonts w:ascii="Cambria Math" w:hAnsi="Cambria Math" w:cs="Times New Roman"/>
                      <w:i/>
                    </w:rPr>
                  </m:ctrlPr>
                </m:naryPr>
                <m:sub>
                  <m:r>
                    <w:rPr>
                      <w:rFonts w:ascii="Cambria Math" w:hAnsi="Cambria Math" w:cs="Times New Roman"/>
                    </w:rPr>
                    <m:t>k</m:t>
                  </m:r>
                </m:sub>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func>
                    <m:funcPr>
                      <m:ctrlPr>
                        <w:rPr>
                          <w:rFonts w:ascii="Cambria Math" w:hAnsi="Cambria Math" w:cs="Times New Roman"/>
                          <w:i/>
                        </w:rPr>
                      </m:ctrlPr>
                    </m:funcPr>
                    <m:fName>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2</m:t>
                          </m:r>
                        </m:sub>
                      </m:sSub>
                    </m:fNa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e>
                  </m:func>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11814E21" w14:textId="77777777" w:rsidR="00CA02BC" w:rsidRDefault="00CA02BC" w:rsidP="00671A08">
      <w:pPr>
        <w:spacing w:after="0" w:line="360" w:lineRule="auto"/>
        <w:rPr>
          <w:rFonts w:ascii="Helvetica" w:hAnsi="Helvetica" w:cs="Times New Roman"/>
        </w:rPr>
      </w:pPr>
    </w:p>
    <w:p w14:paraId="79184170" w14:textId="168899CF" w:rsidR="00671A08" w:rsidRDefault="00671A08" w:rsidP="00671A08">
      <w:pPr>
        <w:spacing w:after="0" w:line="360" w:lineRule="auto"/>
        <w:rPr>
          <w:rFonts w:ascii="Helvetica" w:hAnsi="Helvetica" w:cs="Times New Roman"/>
        </w:rPr>
      </w:pPr>
      <w:r w:rsidRPr="002B194A">
        <w:rPr>
          <w:rFonts w:ascii="Helvetica" w:hAnsi="Helvetica" w:cs="Times New Roman"/>
        </w:rPr>
        <w:t xml:space="preserve">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2B194A">
        <w:rPr>
          <w:rFonts w:ascii="Helvetica" w:hAnsi="Helvetica" w:cs="Times New Roman"/>
        </w:rPr>
        <w:t xml:space="preserve"> is the </w:t>
      </w:r>
      <w:r w:rsidR="00DE1764">
        <w:rPr>
          <w:rFonts w:ascii="Helvetica" w:hAnsi="Helvetica" w:cs="Times New Roman"/>
        </w:rPr>
        <w:t>frequency</w:t>
      </w:r>
      <w:r w:rsidRPr="002B194A">
        <w:rPr>
          <w:rFonts w:ascii="Helvetica" w:hAnsi="Helvetica" w:cs="Times New Roman"/>
        </w:rPr>
        <w:t xml:space="preserve"> of occurrence of </w:t>
      </w:r>
      <w:r w:rsidR="0084573B">
        <w:rPr>
          <w:rFonts w:ascii="Helvetica" w:hAnsi="Helvetica" w:cs="Times New Roman"/>
        </w:rPr>
        <w:t>a 3-choice sequence</w:t>
      </w:r>
      <w:r w:rsidR="00DE1764">
        <w:rPr>
          <w:rFonts w:ascii="Helvetica" w:hAnsi="Helvetica" w:cs="Times New Roman"/>
        </w:rPr>
        <w:t xml:space="preserve"> in a </w:t>
      </w:r>
      <w:proofErr w:type="gramStart"/>
      <w:r w:rsidR="00DE1764">
        <w:rPr>
          <w:rFonts w:ascii="Helvetica" w:hAnsi="Helvetica" w:cs="Times New Roman"/>
        </w:rPr>
        <w:t>session</w:t>
      </w:r>
      <w:r w:rsidRPr="002B194A">
        <w:rPr>
          <w:rFonts w:ascii="Helvetica" w:hAnsi="Helvetica" w:cs="Times New Roman"/>
        </w:rPr>
        <w:t>.</w:t>
      </w:r>
      <w:proofErr w:type="gramEnd"/>
      <w:r w:rsidRPr="002B194A">
        <w:rPr>
          <w:rFonts w:ascii="Helvetica" w:hAnsi="Helvetica" w:cs="Times New Roman"/>
        </w:rPr>
        <w:t xml:space="preserve"> </w:t>
      </w:r>
      <w:r w:rsidR="0084573B">
        <w:rPr>
          <w:rFonts w:ascii="Helvetica" w:hAnsi="Helvetica" w:cs="Times New Roman"/>
        </w:rPr>
        <w:t>Because there were 2 options to choose from, t</w:t>
      </w:r>
      <w:r w:rsidRPr="002B194A">
        <w:rPr>
          <w:rFonts w:ascii="Helvetica" w:hAnsi="Helvetica" w:cs="Times New Roman"/>
        </w:rPr>
        <w:t>here</w:t>
      </w:r>
      <w:r w:rsidR="0084573B">
        <w:rPr>
          <w:rFonts w:ascii="Helvetica" w:hAnsi="Helvetica" w:cs="Times New Roman"/>
        </w:rPr>
        <w:t xml:space="preserve"> wer</w:t>
      </w:r>
      <w:r w:rsidRPr="002B194A">
        <w:rPr>
          <w:rFonts w:ascii="Helvetica" w:hAnsi="Helvetica" w:cs="Times New Roman"/>
        </w:rPr>
        <w:t xml:space="preserve">e </w:t>
      </w:r>
      <w:r w:rsidR="0084573B">
        <w:rPr>
          <w:rFonts w:ascii="Helvetica" w:hAnsi="Helvetica" w:cs="Times New Roman"/>
        </w:rPr>
        <w:t>2</w:t>
      </w:r>
      <w:r w:rsidR="0084573B" w:rsidRPr="0084573B">
        <w:rPr>
          <w:rFonts w:ascii="Helvetica" w:hAnsi="Helvetica" w:cs="Times New Roman"/>
          <w:vertAlign w:val="superscript"/>
        </w:rPr>
        <w:t>3</w:t>
      </w:r>
      <w:r w:rsidR="0084573B">
        <w:rPr>
          <w:rFonts w:ascii="Helvetica" w:hAnsi="Helvetica" w:cs="Times New Roman"/>
        </w:rPr>
        <w:t xml:space="preserve"> = 8</w:t>
      </w:r>
      <w:r w:rsidRPr="002B194A">
        <w:rPr>
          <w:rFonts w:ascii="Helvetica" w:hAnsi="Helvetica" w:cs="Times New Roman"/>
        </w:rPr>
        <w:t xml:space="preserve"> </w:t>
      </w:r>
      <w:r w:rsidR="0084573B">
        <w:rPr>
          <w:rFonts w:ascii="Helvetica" w:hAnsi="Helvetica" w:cs="Times New Roman"/>
        </w:rPr>
        <w:t>potential sequences possible.</w:t>
      </w:r>
      <w:r w:rsidRPr="002B194A">
        <w:rPr>
          <w:rFonts w:ascii="Helvetica" w:hAnsi="Helvetica" w:cs="Times New Roman"/>
        </w:rPr>
        <w:t xml:space="preserve"> </w:t>
      </w:r>
      <w:r w:rsidR="0036083E">
        <w:rPr>
          <w:rFonts w:ascii="Helvetica" w:hAnsi="Helvetica" w:cs="Times New Roman"/>
        </w:rPr>
        <w:t>T</w:t>
      </w:r>
      <w:r w:rsidRPr="002B194A">
        <w:rPr>
          <w:rFonts w:ascii="Helvetica" w:hAnsi="Helvetica" w:cs="Times New Roman"/>
        </w:rPr>
        <w:t xml:space="preserve">he maximum </w:t>
      </w:r>
      <w:r w:rsidR="0084573B">
        <w:rPr>
          <w:rFonts w:ascii="Helvetica" w:hAnsi="Helvetica" w:cs="Times New Roman"/>
        </w:rPr>
        <w:t xml:space="preserve">value for </w:t>
      </w:r>
      <w:r w:rsidRPr="002B194A">
        <w:rPr>
          <w:rFonts w:ascii="Helvetica" w:hAnsi="Helvetica" w:cs="Times New Roman"/>
        </w:rPr>
        <w:t>entropy is 3</w:t>
      </w:r>
      <w:r w:rsidR="0084573B">
        <w:rPr>
          <w:rFonts w:ascii="Helvetica" w:hAnsi="Helvetica" w:cs="Times New Roman"/>
        </w:rPr>
        <w:t xml:space="preserve"> bits</w:t>
      </w:r>
      <w:r w:rsidRPr="002B194A">
        <w:rPr>
          <w:rFonts w:ascii="Helvetica" w:hAnsi="Helvetica" w:cs="Times New Roman"/>
        </w:rPr>
        <w:t xml:space="preserve">. </w:t>
      </w:r>
    </w:p>
    <w:p w14:paraId="7537395D" w14:textId="77777777" w:rsidR="006F025B" w:rsidRPr="002B194A" w:rsidRDefault="006F025B" w:rsidP="002B194A">
      <w:pPr>
        <w:spacing w:after="0" w:line="360" w:lineRule="auto"/>
        <w:rPr>
          <w:rFonts w:ascii="Helvetica" w:hAnsi="Helvetica" w:cs="Times New Roman"/>
        </w:rPr>
      </w:pPr>
    </w:p>
    <w:p w14:paraId="21B92BCB" w14:textId="4EE46BC4" w:rsidR="002B194A" w:rsidRPr="006F025B" w:rsidRDefault="00F7053B" w:rsidP="002B194A">
      <w:pPr>
        <w:spacing w:after="0" w:line="360" w:lineRule="auto"/>
        <w:rPr>
          <w:rFonts w:ascii="Helvetica" w:hAnsi="Helvetica" w:cs="Times New Roman"/>
          <w:b/>
          <w:bCs/>
        </w:rPr>
      </w:pPr>
      <w:r>
        <w:rPr>
          <w:rFonts w:ascii="Helvetica" w:hAnsi="Helvetica" w:cs="Times New Roman"/>
          <w:b/>
          <w:bCs/>
        </w:rPr>
        <w:lastRenderedPageBreak/>
        <w:t xml:space="preserve">Analysis of behavioral data – </w:t>
      </w:r>
      <w:r w:rsidR="002B194A" w:rsidRPr="006F025B">
        <w:rPr>
          <w:rFonts w:ascii="Helvetica" w:hAnsi="Helvetica" w:cs="Times New Roman"/>
          <w:b/>
          <w:bCs/>
        </w:rPr>
        <w:t>Computational model</w:t>
      </w:r>
      <w:r w:rsidR="00EB34A4">
        <w:rPr>
          <w:rFonts w:ascii="Helvetica" w:hAnsi="Helvetica" w:cs="Times New Roman"/>
          <w:b/>
          <w:bCs/>
        </w:rPr>
        <w:t>s</w:t>
      </w:r>
    </w:p>
    <w:p w14:paraId="57D1D779" w14:textId="037A4263" w:rsidR="002B194A" w:rsidRDefault="00475E1F" w:rsidP="002B194A">
      <w:pPr>
        <w:spacing w:after="0" w:line="360" w:lineRule="auto"/>
        <w:rPr>
          <w:rFonts w:ascii="Helvetica" w:hAnsi="Helvetica" w:cs="Times New Roman"/>
        </w:rPr>
      </w:pPr>
      <w:r>
        <w:rPr>
          <w:rFonts w:ascii="Helvetica" w:hAnsi="Helvetica" w:cs="Times New Roman"/>
        </w:rPr>
        <w:t xml:space="preserve">To quantify the choice behavior, we considered </w:t>
      </w:r>
      <w:r w:rsidR="00224D87">
        <w:rPr>
          <w:rFonts w:ascii="Helvetica" w:hAnsi="Helvetica" w:cs="Times New Roman"/>
        </w:rPr>
        <w:t xml:space="preserve">5 </w:t>
      </w:r>
      <w:r>
        <w:rPr>
          <w:rFonts w:ascii="Helvetica" w:hAnsi="Helvetica" w:cs="Times New Roman"/>
        </w:rPr>
        <w:t>computational models. The primary model used in the paper is</w:t>
      </w:r>
      <w:r w:rsidR="002B194A" w:rsidRPr="002B194A">
        <w:rPr>
          <w:rFonts w:ascii="Helvetica" w:hAnsi="Helvetica" w:cs="Times New Roman"/>
        </w:rPr>
        <w:t xml:space="preserve"> a Q-learning with forgetting model </w:t>
      </w:r>
      <w:r>
        <w:rPr>
          <w:rFonts w:ascii="Helvetica" w:hAnsi="Helvetica" w:cs="Times New Roman"/>
        </w:rPr>
        <w:t>plus</w:t>
      </w:r>
      <w:r w:rsidR="002B194A" w:rsidRPr="002B194A">
        <w:rPr>
          <w:rFonts w:ascii="Helvetica" w:hAnsi="Helvetica" w:cs="Times New Roman"/>
        </w:rPr>
        <w:t xml:space="preserve"> a choice kernel</w:t>
      </w:r>
      <w:r>
        <w:rPr>
          <w:rFonts w:ascii="Helvetica" w:hAnsi="Helvetica" w:cs="Times New Roman"/>
        </w:rPr>
        <w:t xml:space="preserve"> </w:t>
      </w:r>
      <w:r w:rsidRPr="002B194A">
        <w:rPr>
          <w:rFonts w:ascii="Helvetica" w:hAnsi="Helvetica" w:cs="Times New Roman"/>
        </w:rPr>
        <w:t>(FQ_RPE_CK)</w:t>
      </w:r>
      <w:r w:rsidR="002B194A" w:rsidRPr="002B194A">
        <w:rPr>
          <w:rFonts w:ascii="Helvetica" w:hAnsi="Helvetica" w:cs="Times New Roman"/>
        </w:rPr>
        <w:t xml:space="preserve"> </w:t>
      </w:r>
      <w:r w:rsidR="002B194A" w:rsidRPr="002B194A">
        <w:rPr>
          <w:rFonts w:ascii="Helvetica" w:hAnsi="Helvetica" w:cs="Times New Roman"/>
        </w:rPr>
        <w:fldChar w:fldCharType="begin">
          <w:fldData xml:space="preserve">PEVuZE5vdGU+PENpdGU+PEF1dGhvcj5LYXRhaGlyYTwvQXV0aG9yPjxZZWFyPjIwMTU8L1llYXI+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PEVuZE5vdGU+PENpdGU+PEF1dGhvcj5LYXRhaGlyYTwvQXV0aG9yPjxZZWFyPjIwMTU8L1llYXI+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2B194A" w:rsidRPr="002B194A">
        <w:rPr>
          <w:rFonts w:ascii="Helvetica" w:hAnsi="Helvetica" w:cs="Times New Roman"/>
        </w:rPr>
      </w:r>
      <w:r w:rsidR="002B194A" w:rsidRPr="002B194A">
        <w:rPr>
          <w:rFonts w:ascii="Helvetica" w:hAnsi="Helvetica" w:cs="Times New Roman"/>
        </w:rPr>
        <w:fldChar w:fldCharType="separate"/>
      </w:r>
      <w:r w:rsidR="002B194A">
        <w:rPr>
          <w:rFonts w:ascii="Helvetica" w:hAnsi="Helvetica" w:cs="Times New Roman"/>
          <w:noProof/>
        </w:rPr>
        <w:t>(Katahira, 2015; Wilson and Collins, 2019)</w:t>
      </w:r>
      <w:r w:rsidR="002B194A" w:rsidRPr="002B194A">
        <w:rPr>
          <w:rFonts w:ascii="Helvetica" w:hAnsi="Helvetica" w:cs="Times New Roman"/>
        </w:rPr>
        <w:fldChar w:fldCharType="end"/>
      </w:r>
      <w:r w:rsidR="002B194A" w:rsidRPr="002B194A">
        <w:rPr>
          <w:rFonts w:ascii="Helvetica" w:hAnsi="Helvetica" w:cs="Times New Roman"/>
        </w:rPr>
        <w:t xml:space="preserve">. </w:t>
      </w:r>
      <w:r w:rsidR="00280523">
        <w:rPr>
          <w:rFonts w:ascii="Arial" w:hAnsi="Arial" w:cs="Arial"/>
          <w:color w:val="000000" w:themeColor="text1"/>
        </w:rPr>
        <w:t xml:space="preserve">On trial </w:t>
      </w:r>
      <m:oMath>
        <m:r>
          <w:rPr>
            <w:rFonts w:ascii="Cambria Math" w:hAnsi="Cambria Math" w:cs="Arial"/>
            <w:color w:val="000000" w:themeColor="text1"/>
          </w:rPr>
          <m:t>n</m:t>
        </m:r>
      </m:oMath>
      <w:r w:rsidR="00280523">
        <w:rPr>
          <w:rFonts w:ascii="Arial" w:hAnsi="Arial" w:cs="Arial"/>
          <w:color w:val="000000" w:themeColor="text1"/>
        </w:rPr>
        <w:t xml:space="preserve">, for a choice </w:t>
      </w:r>
      <m:oMath>
        <m:sSub>
          <m:sSubPr>
            <m:ctrlPr>
              <w:rPr>
                <w:rFonts w:ascii="Cambria Math" w:hAnsi="Cambria Math" w:cs="Arial"/>
                <w:color w:val="000000" w:themeColor="text1"/>
              </w:rPr>
            </m:ctrlPr>
          </m:sSubPr>
          <m:e>
            <m:r>
              <w:rPr>
                <w:rFonts w:ascii="Cambria Math" w:hAnsi="Cambria Math" w:cs="Arial"/>
                <w:color w:val="000000" w:themeColor="text1"/>
              </w:rPr>
              <m:t>c</m:t>
            </m:r>
          </m:e>
          <m:sub>
            <m:r>
              <w:rPr>
                <w:rFonts w:ascii="Cambria Math" w:hAnsi="Cambria Math" w:cs="Arial"/>
                <w:color w:val="000000" w:themeColor="text1"/>
              </w:rPr>
              <m:t>n</m:t>
            </m:r>
          </m:sub>
        </m:sSub>
      </m:oMath>
      <w:r w:rsidR="00280523">
        <w:rPr>
          <w:rFonts w:ascii="Arial" w:hAnsi="Arial" w:cs="Arial"/>
          <w:color w:val="000000" w:themeColor="text1"/>
        </w:rPr>
        <w:t xml:space="preserve"> that le</w:t>
      </w:r>
      <w:r w:rsidR="00FB7F91">
        <w:rPr>
          <w:rFonts w:ascii="Arial" w:hAnsi="Arial" w:cs="Arial"/>
          <w:color w:val="000000" w:themeColor="text1"/>
        </w:rPr>
        <w:t>ads</w:t>
      </w:r>
      <w:r w:rsidR="00280523">
        <w:rPr>
          <w:rFonts w:ascii="Arial" w:hAnsi="Arial" w:cs="Arial"/>
          <w:color w:val="000000" w:themeColor="text1"/>
        </w:rPr>
        <w:t xml:space="preserve"> to</w:t>
      </w:r>
      <w:r w:rsidR="00280523" w:rsidRPr="000B19BB">
        <w:rPr>
          <w:rFonts w:ascii="Arial" w:hAnsi="Arial" w:cs="Arial"/>
          <w:color w:val="000000" w:themeColor="text1"/>
        </w:rPr>
        <w:t xml:space="preserve"> an outcome</w:t>
      </w:r>
      <w:r w:rsidR="00280523">
        <w:rPr>
          <w:rFonts w:ascii="Arial" w:hAnsi="Arial" w:cs="Arial"/>
          <w:color w:val="000000" w:themeColor="text1"/>
        </w:rPr>
        <w:t xml:space="preserve"> </w:t>
      </w:r>
      <m:oMath>
        <m:sSub>
          <m:sSubPr>
            <m:ctrlPr>
              <w:rPr>
                <w:rFonts w:ascii="Cambria Math" w:hAnsi="Cambria Math" w:cs="Arial"/>
                <w:color w:val="000000" w:themeColor="text1"/>
              </w:rPr>
            </m:ctrlPr>
          </m:sSubPr>
          <m:e>
            <m:r>
              <w:rPr>
                <w:rFonts w:ascii="Cambria Math" w:hAnsi="Cambria Math" w:cs="Arial"/>
                <w:color w:val="000000" w:themeColor="text1"/>
              </w:rPr>
              <m:t>r</m:t>
            </m:r>
          </m:e>
          <m:sub>
            <m:r>
              <w:rPr>
                <w:rFonts w:ascii="Cambria Math" w:hAnsi="Cambria Math" w:cs="Arial"/>
                <w:color w:val="000000" w:themeColor="text1"/>
              </w:rPr>
              <m:t>n</m:t>
            </m:r>
          </m:sub>
        </m:sSub>
      </m:oMath>
      <w:r w:rsidR="00280523">
        <w:rPr>
          <w:rFonts w:ascii="Arial" w:hAnsi="Arial" w:cs="Arial"/>
          <w:color w:val="000000" w:themeColor="text1"/>
        </w:rPr>
        <w:t xml:space="preserve">, </w:t>
      </w:r>
      <w:r w:rsidR="00280523">
        <w:rPr>
          <w:rFonts w:ascii="Helvetica" w:hAnsi="Helvetica" w:cs="Times New Roman"/>
        </w:rPr>
        <w:t>t</w:t>
      </w:r>
      <w:r w:rsidR="002B194A" w:rsidRPr="002B194A">
        <w:rPr>
          <w:rFonts w:ascii="Helvetica" w:hAnsi="Helvetica" w:cs="Times New Roman"/>
        </w:rPr>
        <w:t>he action value</w:t>
      </w:r>
      <w:r w:rsidR="00280523">
        <w:rPr>
          <w:rFonts w:ascii="Helvetica" w:hAnsi="Helvetica" w:cs="Times New Roman"/>
        </w:rPr>
        <w:t xml:space="preserve"> </w:t>
      </w:r>
      <m:oMath>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w:rPr>
                <w:rFonts w:ascii="Cambria Math" w:hAnsi="Cambria Math" w:cs="Times New Roman"/>
              </w:rPr>
              <m:t>i</m:t>
            </m:r>
          </m:sup>
        </m:sSubSup>
      </m:oMath>
      <w:r w:rsidR="002B194A" w:rsidRPr="002B194A">
        <w:rPr>
          <w:rFonts w:ascii="Helvetica" w:hAnsi="Helvetica" w:cs="Times New Roman"/>
        </w:rPr>
        <w:t xml:space="preserve"> </w:t>
      </w:r>
      <w:r w:rsidR="00280523">
        <w:rPr>
          <w:rFonts w:ascii="Arial" w:hAnsi="Arial" w:cs="Arial"/>
          <w:color w:val="000000" w:themeColor="text1"/>
        </w:rPr>
        <w:t xml:space="preserve">associated with </w:t>
      </w:r>
      <w:r w:rsidR="00CA02BC">
        <w:rPr>
          <w:rFonts w:ascii="Arial" w:hAnsi="Arial" w:cs="Arial"/>
          <w:color w:val="000000" w:themeColor="text1"/>
        </w:rPr>
        <w:t>an</w:t>
      </w:r>
      <w:r w:rsidR="00280523">
        <w:rPr>
          <w:rFonts w:ascii="Arial" w:hAnsi="Arial" w:cs="Arial"/>
          <w:color w:val="000000" w:themeColor="text1"/>
        </w:rPr>
        <w:t xml:space="preserve"> action </w:t>
      </w:r>
      <m:oMath>
        <m:r>
          <w:rPr>
            <w:rFonts w:ascii="Cambria Math" w:eastAsia="MS PGothic" w:hAnsi="Cambria Math" w:cs="Arial"/>
            <w:color w:val="000000" w:themeColor="text1"/>
            <w:kern w:val="24"/>
          </w:rPr>
          <m:t>i</m:t>
        </m:r>
      </m:oMath>
      <w:r w:rsidR="00280523">
        <w:rPr>
          <w:rFonts w:ascii="Arial" w:hAnsi="Arial" w:cs="Arial"/>
          <w:color w:val="000000" w:themeColor="text1"/>
        </w:rPr>
        <w:t xml:space="preserve"> </w:t>
      </w:r>
      <w:r w:rsidR="00FB7F91">
        <w:rPr>
          <w:rFonts w:ascii="Helvetica" w:hAnsi="Helvetica" w:cs="Times New Roman"/>
        </w:rPr>
        <w:t>is</w:t>
      </w:r>
      <w:r w:rsidR="002B194A" w:rsidRPr="002B194A">
        <w:rPr>
          <w:rFonts w:ascii="Helvetica" w:hAnsi="Helvetica" w:cs="Times New Roman"/>
        </w:rPr>
        <w:t xml:space="preserve"> updated by:</w:t>
      </w:r>
    </w:p>
    <w:p w14:paraId="6DA56F26" w14:textId="77777777" w:rsidR="00CA02BC" w:rsidRPr="002B194A" w:rsidRDefault="00CA02BC" w:rsidP="002B194A">
      <w:pPr>
        <w:spacing w:after="0" w:line="360" w:lineRule="auto"/>
        <w:rPr>
          <w:rFonts w:ascii="Helvetica" w:hAnsi="Helvetica" w:cs="Times New Roman"/>
        </w:rPr>
      </w:pPr>
    </w:p>
    <w:bookmarkStart w:id="22" w:name="_Hlk49955020"/>
    <w:p w14:paraId="284416CC" w14:textId="3E6987A3" w:rsidR="002B194A" w:rsidRPr="002B194A" w:rsidRDefault="00F91853" w:rsidP="002B194A">
      <w:pPr>
        <w:spacing w:after="0" w:line="360" w:lineRule="auto"/>
        <w:rPr>
          <w:rFonts w:ascii="Helvetica" w:hAnsi="Helvetica" w:cs="Times New Roman"/>
          <w:i/>
        </w:rPr>
      </w:pPr>
      <m:oMathPara>
        <m:oMath>
          <m:eqArr>
            <m:eqArrPr>
              <m:maxDist m:val="1"/>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n+1</m:t>
                  </m:r>
                </m:sub>
                <m:sup>
                  <m:r>
                    <w:rPr>
                      <w:rFonts w:ascii="Cambria Math" w:hAnsi="Cambria Math" w:cs="Times New Roman"/>
                    </w:rPr>
                    <m:t>i</m:t>
                  </m:r>
                </m:sup>
              </m:sSubSup>
              <m:r>
                <w:rPr>
                  <w:rFonts w:ascii="Cambria Math" w:hAnsi="Cambria Math" w:cs="Times New Roman"/>
                </w:rPr>
                <m:t xml:space="preserve">= </m:t>
              </m:r>
              <m:r>
                <w:rPr>
                  <w:rFonts w:ascii="Cambria Math" w:eastAsia="MS PGothic" w:hAnsi="Cambria Math" w:cs="Arial"/>
                  <w:color w:val="000000" w:themeColor="text1"/>
                  <w:kern w:val="24"/>
                </w:rPr>
                <m:t xml:space="preserve"> </m:t>
              </m:r>
              <m:d>
                <m:dPr>
                  <m:begChr m:val="{"/>
                  <m:endChr m:val=""/>
                  <m:ctrlPr>
                    <w:rPr>
                      <w:rFonts w:ascii="Cambria Math" w:eastAsia="MS PGothic" w:hAnsi="Cambria Math" w:cs="Arial"/>
                      <w:i/>
                      <w:color w:val="000000" w:themeColor="text1"/>
                      <w:kern w:val="24"/>
                    </w:rPr>
                  </m:ctrlPr>
                </m:dPr>
                <m:e>
                  <m:eqArr>
                    <m:eqArrPr>
                      <m:ctrlPr>
                        <w:rPr>
                          <w:rFonts w:ascii="Cambria Math" w:eastAsia="MS PGothic" w:hAnsi="Cambria Math" w:cs="Arial"/>
                          <w:i/>
                          <w:color w:val="000000" w:themeColor="text1"/>
                          <w:kern w:val="24"/>
                        </w:rPr>
                      </m:ctrlPr>
                    </m:eqArrPr>
                    <m:e>
                      <m:sSubSup>
                        <m:sSubSupPr>
                          <m:ctrlPr>
                            <w:rPr>
                              <w:rFonts w:ascii="Cambria Math" w:eastAsiaTheme="majorEastAsia" w:hAnsi="Cambria Math" w:cs="Arial"/>
                              <w:bCs/>
                              <w:i/>
                              <w:iCs/>
                              <w:color w:val="000000" w:themeColor="text1"/>
                            </w:rPr>
                          </m:ctrlPr>
                        </m:sSubSupPr>
                        <m:e>
                          <m:r>
                            <w:rPr>
                              <w:rFonts w:ascii="Cambria Math" w:hAnsi="Cambria Math" w:cs="Arial"/>
                              <w:color w:val="000000" w:themeColor="text1"/>
                            </w:rPr>
                            <m:t>Q</m:t>
                          </m:r>
                        </m:e>
                        <m:sub>
                          <m:r>
                            <w:rPr>
                              <w:rFonts w:ascii="Cambria Math" w:hAnsi="Cambria Math" w:cs="Arial"/>
                              <w:color w:val="000000" w:themeColor="text1"/>
                            </w:rPr>
                            <m:t>n</m:t>
                          </m:r>
                        </m:sub>
                        <m:sup>
                          <m:r>
                            <w:rPr>
                              <w:rFonts w:ascii="Cambria Math" w:hAnsi="Cambria Math" w:cs="Arial"/>
                              <w:color w:val="000000" w:themeColor="text1"/>
                            </w:rPr>
                            <m:t>i</m:t>
                          </m:r>
                        </m:sup>
                      </m:sSubSup>
                      <m:r>
                        <m:rPr>
                          <m:sty m:val="p"/>
                        </m:rPr>
                        <w:rPr>
                          <w:rFonts w:ascii="Cambria Math" w:eastAsia="MS PGothic" w:hAnsi="Cambria Math" w:cs="Arial"/>
                          <w:color w:val="000000" w:themeColor="text1"/>
                          <w:kern w:val="24"/>
                        </w:rPr>
                        <m:t xml:space="preserve"> </m:t>
                      </m:r>
                      <m:r>
                        <w:rPr>
                          <w:rFonts w:ascii="Cambria Math" w:eastAsia="MS PGothic" w:hAnsi="Cambria Math" w:cs="Arial"/>
                          <w:color w:val="000000" w:themeColor="text1"/>
                          <w:kern w:val="24"/>
                        </w:rPr>
                        <m:t>+</m:t>
                      </m:r>
                      <m:r>
                        <m:rPr>
                          <m:sty m:val="p"/>
                        </m:rPr>
                        <w:rPr>
                          <w:rFonts w:ascii="Cambria Math" w:hAnsi="Cambria Math" w:cs="Arial"/>
                          <w:color w:val="000000" w:themeColor="text1"/>
                        </w:rPr>
                        <m:t>α (</m:t>
                      </m:r>
                      <m:sSub>
                        <m:sSubPr>
                          <m:ctrlPr>
                            <w:rPr>
                              <w:rFonts w:ascii="Cambria Math" w:hAnsi="Cambria Math" w:cs="Arial"/>
                              <w:color w:val="000000" w:themeColor="text1"/>
                            </w:rPr>
                          </m:ctrlPr>
                        </m:sSubPr>
                        <m:e>
                          <m:r>
                            <w:rPr>
                              <w:rFonts w:ascii="Cambria Math" w:hAnsi="Cambria Math" w:cs="Arial"/>
                              <w:color w:val="000000" w:themeColor="text1"/>
                            </w:rPr>
                            <m:t>r</m:t>
                          </m:r>
                        </m:e>
                        <m:sub>
                          <m:r>
                            <w:rPr>
                              <w:rFonts w:ascii="Cambria Math" w:hAnsi="Cambria Math" w:cs="Arial"/>
                              <w:color w:val="000000" w:themeColor="text1"/>
                            </w:rPr>
                            <m:t>n</m:t>
                          </m:r>
                        </m:sub>
                      </m:sSub>
                      <m: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Q</m:t>
                          </m:r>
                        </m:e>
                        <m:sub>
                          <m:r>
                            <w:rPr>
                              <w:rFonts w:ascii="Cambria Math" w:hAnsi="Cambria Math" w:cs="Arial"/>
                              <w:color w:val="000000" w:themeColor="text1"/>
                            </w:rPr>
                            <m:t>n</m:t>
                          </m:r>
                        </m:sub>
                        <m:sup>
                          <m:r>
                            <w:rPr>
                              <w:rFonts w:ascii="Cambria Math" w:hAnsi="Cambria Math" w:cs="Arial"/>
                              <w:color w:val="000000" w:themeColor="text1"/>
                            </w:rPr>
                            <m:t>i</m:t>
                          </m:r>
                        </m:sup>
                      </m:sSubSup>
                      <m:r>
                        <w:rPr>
                          <w:rFonts w:ascii="Cambria Math" w:hAnsi="Cambria Math" w:cs="Arial"/>
                          <w:color w:val="000000" w:themeColor="text1"/>
                        </w:rPr>
                        <m:t xml:space="preserve">)         </m:t>
                      </m:r>
                      <m:r>
                        <m:rPr>
                          <m:sty m:val="p"/>
                        </m:rPr>
                        <w:rPr>
                          <w:rFonts w:ascii="Cambria Math" w:eastAsia="MS PGothic" w:hAnsi="Cambria Math" w:cs="Arial"/>
                          <w:color w:val="000000" w:themeColor="text1"/>
                          <w:kern w:val="24"/>
                        </w:rPr>
                        <m:t>i</m:t>
                      </m:r>
                      <m:r>
                        <m:rPr>
                          <m:sty m:val="p"/>
                        </m:rPr>
                        <w:rPr>
                          <w:rFonts w:ascii="Cambria Math" w:eastAsia="MS PGothic" w:hAnsi="Cambria Math" w:cs="Cambria Math"/>
                          <w:color w:val="000000" w:themeColor="text1"/>
                          <w:kern w:val="24"/>
                        </w:rPr>
                        <m:t>f</m:t>
                      </m:r>
                      <m:r>
                        <m:rPr>
                          <m:sty m:val="p"/>
                        </m:rPr>
                        <w:rPr>
                          <w:rFonts w:ascii="Cambria Math" w:eastAsia="MS PGothic" w:hAnsi="Cambria Math" w:cs="Arial"/>
                          <w:color w:val="000000" w:themeColor="text1"/>
                          <w:kern w:val="24"/>
                        </w:rPr>
                        <m:t xml:space="preserve"> </m:t>
                      </m:r>
                      <m:sSub>
                        <m:sSubPr>
                          <m:ctrlPr>
                            <w:rPr>
                              <w:rFonts w:ascii="Cambria Math" w:eastAsiaTheme="majorEastAsia" w:hAnsi="Cambria Math" w:cs="Arial"/>
                              <w:bCs/>
                              <w:i/>
                              <w:iCs/>
                              <w:color w:val="000000" w:themeColor="text1"/>
                            </w:rPr>
                          </m:ctrlPr>
                        </m:sSubPr>
                        <m:e>
                          <m:r>
                            <w:rPr>
                              <w:rFonts w:ascii="Cambria Math" w:hAnsi="Cambria Math" w:cs="Arial"/>
                              <w:color w:val="000000" w:themeColor="text1"/>
                            </w:rPr>
                            <m:t>c</m:t>
                          </m:r>
                        </m:e>
                        <m:sub>
                          <m:r>
                            <w:rPr>
                              <w:rFonts w:ascii="Cambria Math" w:hAnsi="Cambria Math" w:cs="Arial"/>
                              <w:color w:val="000000" w:themeColor="text1"/>
                            </w:rPr>
                            <m:t>n</m:t>
                          </m:r>
                        </m:sub>
                      </m:sSub>
                      <m:r>
                        <w:rPr>
                          <w:rFonts w:ascii="Cambria Math" w:hAnsi="Cambria Math" w:cs="Arial"/>
                          <w:color w:val="000000" w:themeColor="text1"/>
                        </w:rPr>
                        <m:t>=i</m:t>
                      </m:r>
                    </m:e>
                    <m:e>
                      <m:d>
                        <m:dPr>
                          <m:ctrlPr>
                            <w:rPr>
                              <w:rFonts w:ascii="Cambria Math" w:eastAsia="MS PGothic" w:hAnsi="Cambria Math" w:cs="Arial"/>
                              <w:i/>
                              <w:iCs/>
                              <w:color w:val="000000" w:themeColor="text1"/>
                              <w:kern w:val="24"/>
                            </w:rPr>
                          </m:ctrlPr>
                        </m:dPr>
                        <m:e>
                          <m:r>
                            <w:rPr>
                              <w:rFonts w:ascii="Cambria Math" w:eastAsia="MS PGothic" w:hAnsi="Cambria Math" w:cs="Arial"/>
                              <w:color w:val="000000" w:themeColor="text1"/>
                              <w:kern w:val="24"/>
                            </w:rPr>
                            <m:t>1-</m:t>
                          </m:r>
                          <m:r>
                            <m:rPr>
                              <m:sty m:val="p"/>
                            </m:rPr>
                            <w:rPr>
                              <w:rFonts w:ascii="Cambria Math" w:hAnsi="Cambria Math" w:cs="Arial"/>
                              <w:color w:val="000000" w:themeColor="text1"/>
                            </w:rPr>
                            <m:t>λ</m:t>
                          </m:r>
                        </m:e>
                      </m:d>
                      <m:sSubSup>
                        <m:sSubSupPr>
                          <m:ctrlPr>
                            <w:rPr>
                              <w:rFonts w:ascii="Cambria Math" w:eastAsiaTheme="majorEastAsia" w:hAnsi="Cambria Math" w:cs="Arial"/>
                              <w:bCs/>
                              <w:i/>
                              <w:iCs/>
                              <w:color w:val="000000" w:themeColor="text1"/>
                            </w:rPr>
                          </m:ctrlPr>
                        </m:sSubSupPr>
                        <m:e>
                          <m:r>
                            <w:rPr>
                              <w:rFonts w:ascii="Cambria Math" w:hAnsi="Cambria Math" w:cs="Arial"/>
                              <w:color w:val="000000" w:themeColor="text1"/>
                            </w:rPr>
                            <m:t>Q</m:t>
                          </m:r>
                        </m:e>
                        <m:sub>
                          <m:r>
                            <w:rPr>
                              <w:rFonts w:ascii="Cambria Math" w:hAnsi="Cambria Math" w:cs="Arial"/>
                              <w:color w:val="000000" w:themeColor="text1"/>
                            </w:rPr>
                            <m:t>n</m:t>
                          </m:r>
                        </m:sub>
                        <m:sup>
                          <m:r>
                            <w:rPr>
                              <w:rFonts w:ascii="Cambria Math" w:hAnsi="Cambria Math" w:cs="Arial"/>
                              <w:color w:val="000000" w:themeColor="text1"/>
                            </w:rPr>
                            <m:t>i</m:t>
                          </m:r>
                        </m:sup>
                      </m:sSubSup>
                      <m:r>
                        <m:rPr>
                          <m:sty m:val="p"/>
                        </m:rPr>
                        <w:rPr>
                          <w:rFonts w:ascii="Cambria Math" w:eastAsia="MS PGothic" w:hAnsi="Cambria Math" w:cs="Arial"/>
                          <w:color w:val="000000" w:themeColor="text1"/>
                          <w:kern w:val="24"/>
                        </w:rPr>
                        <m:t xml:space="preserve">                       i</m:t>
                      </m:r>
                      <m:r>
                        <m:rPr>
                          <m:sty m:val="p"/>
                        </m:rPr>
                        <w:rPr>
                          <w:rFonts w:ascii="Cambria Math" w:eastAsia="MS PGothic" w:hAnsi="Cambria Math" w:cs="Cambria Math"/>
                          <w:color w:val="000000" w:themeColor="text1"/>
                          <w:kern w:val="24"/>
                        </w:rPr>
                        <m:t>f</m:t>
                      </m:r>
                      <m:r>
                        <m:rPr>
                          <m:sty m:val="p"/>
                        </m:rPr>
                        <w:rPr>
                          <w:rFonts w:ascii="Cambria Math" w:eastAsia="MS PGothic" w:hAnsi="Cambria Math" w:cs="Arial"/>
                          <w:color w:val="000000" w:themeColor="text1"/>
                          <w:kern w:val="24"/>
                        </w:rPr>
                        <m:t xml:space="preserve"> </m:t>
                      </m:r>
                      <m:sSub>
                        <m:sSubPr>
                          <m:ctrlPr>
                            <w:rPr>
                              <w:rFonts w:ascii="Cambria Math" w:eastAsiaTheme="majorEastAsia" w:hAnsi="Cambria Math" w:cs="Arial"/>
                              <w:bCs/>
                              <w:i/>
                              <w:iCs/>
                              <w:color w:val="000000" w:themeColor="text1"/>
                            </w:rPr>
                          </m:ctrlPr>
                        </m:sSubPr>
                        <m:e>
                          <m:r>
                            <w:rPr>
                              <w:rFonts w:ascii="Cambria Math" w:hAnsi="Cambria Math" w:cs="Arial"/>
                              <w:color w:val="000000" w:themeColor="text1"/>
                            </w:rPr>
                            <m:t>c</m:t>
                          </m:r>
                        </m:e>
                        <m:sub>
                          <m:r>
                            <w:rPr>
                              <w:rFonts w:ascii="Cambria Math" w:hAnsi="Cambria Math" w:cs="Arial"/>
                              <w:color w:val="000000" w:themeColor="text1"/>
                            </w:rPr>
                            <m:t>n</m:t>
                          </m:r>
                        </m:sub>
                      </m:sSub>
                      <m:r>
                        <w:rPr>
                          <w:rFonts w:ascii="Cambria Math" w:hAnsi="Cambria Math" w:cs="Arial"/>
                          <w:color w:val="000000" w:themeColor="text1"/>
                        </w:rPr>
                        <m:t>≠i</m:t>
                      </m:r>
                    </m:e>
                  </m:eqAr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e>
              </m:d>
            </m:e>
          </m:eqArr>
        </m:oMath>
      </m:oMathPara>
    </w:p>
    <w:bookmarkEnd w:id="22"/>
    <w:p w14:paraId="48E03E15" w14:textId="77777777" w:rsidR="00CA02BC" w:rsidRDefault="00CA02BC" w:rsidP="00280523">
      <w:pPr>
        <w:spacing w:after="0" w:line="360" w:lineRule="auto"/>
        <w:rPr>
          <w:rFonts w:ascii="Helvetica" w:hAnsi="Helvetica" w:cs="Times New Roman"/>
        </w:rPr>
      </w:pPr>
    </w:p>
    <w:p w14:paraId="572B61C8" w14:textId="5DB90544" w:rsidR="002B194A" w:rsidRDefault="00280523" w:rsidP="00280523">
      <w:pPr>
        <w:spacing w:after="0" w:line="360" w:lineRule="auto"/>
        <w:rPr>
          <w:rFonts w:ascii="Helvetica" w:hAnsi="Helvetica" w:cs="Times New Roman"/>
        </w:rPr>
      </w:pPr>
      <w:r>
        <w:rPr>
          <w:rFonts w:ascii="Helvetica" w:hAnsi="Helvetica" w:cs="Times New Roman"/>
        </w:rPr>
        <w:t>where</w:t>
      </w:r>
      <w:r w:rsidRPr="00B00CF0">
        <w:rPr>
          <w:rFonts w:ascii="Arial" w:hAnsi="Arial" w:cs="Arial"/>
          <w:color w:val="000000" w:themeColor="text1"/>
        </w:rPr>
        <w:t xml:space="preserve"> </w:t>
      </w:r>
      <m:oMath>
        <m:r>
          <m:rPr>
            <m:sty m:val="p"/>
          </m:rPr>
          <w:rPr>
            <w:rFonts w:ascii="Cambria Math" w:hAnsi="Cambria Math" w:cs="Arial"/>
            <w:color w:val="000000" w:themeColor="text1"/>
          </w:rPr>
          <m:t>α</m:t>
        </m:r>
      </m:oMath>
      <w:r>
        <w:rPr>
          <w:rFonts w:ascii="Arial" w:hAnsi="Arial" w:cs="Arial"/>
          <w:color w:val="000000" w:themeColor="text1"/>
        </w:rPr>
        <w:t xml:space="preserve"> </w:t>
      </w:r>
      <w:r w:rsidRPr="00B00CF0">
        <w:rPr>
          <w:rFonts w:ascii="Arial" w:hAnsi="Arial" w:cs="Arial"/>
          <w:color w:val="000000" w:themeColor="text1"/>
        </w:rPr>
        <w:t>is the learning rate</w:t>
      </w:r>
      <w:r>
        <w:rPr>
          <w:rFonts w:ascii="Arial" w:hAnsi="Arial" w:cs="Arial"/>
          <w:color w:val="000000" w:themeColor="text1"/>
        </w:rPr>
        <w:t xml:space="preserve">, </w:t>
      </w:r>
      <m:oMath>
        <m:r>
          <m:rPr>
            <m:sty m:val="p"/>
          </m:rPr>
          <w:rPr>
            <w:rFonts w:ascii="Cambria Math" w:hAnsi="Cambria Math" w:cs="Arial"/>
            <w:color w:val="000000" w:themeColor="text1"/>
          </w:rPr>
          <m:t xml:space="preserve">λ </m:t>
        </m:r>
      </m:oMath>
      <w:r>
        <w:rPr>
          <w:rFonts w:ascii="Arial" w:hAnsi="Arial" w:cs="Arial"/>
          <w:color w:val="000000" w:themeColor="text1"/>
        </w:rPr>
        <w:t>is</w:t>
      </w:r>
      <w:r w:rsidRPr="00B00CF0">
        <w:rPr>
          <w:rFonts w:ascii="Arial" w:hAnsi="Arial" w:cs="Arial"/>
          <w:color w:val="000000" w:themeColor="text1"/>
        </w:rPr>
        <w:t xml:space="preserve"> the forgetting </w:t>
      </w:r>
      <w:r>
        <w:rPr>
          <w:rFonts w:ascii="Arial" w:hAnsi="Arial" w:cs="Arial"/>
          <w:color w:val="000000" w:themeColor="text1"/>
        </w:rPr>
        <w:t>rate</w:t>
      </w:r>
      <w:r w:rsidRPr="00B00CF0">
        <w:rPr>
          <w:rFonts w:ascii="Arial" w:hAnsi="Arial" w:cs="Arial"/>
          <w:color w:val="000000" w:themeColor="text1"/>
        </w:rPr>
        <w:t xml:space="preserve"> for </w:t>
      </w:r>
      <w:r>
        <w:rPr>
          <w:rFonts w:ascii="Arial" w:hAnsi="Arial" w:cs="Arial"/>
          <w:color w:val="000000" w:themeColor="text1"/>
        </w:rPr>
        <w:t>the unchosen</w:t>
      </w:r>
      <w:r w:rsidRPr="00B00CF0">
        <w:rPr>
          <w:rFonts w:ascii="Arial" w:hAnsi="Arial" w:cs="Arial"/>
          <w:color w:val="000000" w:themeColor="text1"/>
        </w:rPr>
        <w:t xml:space="preserve"> </w:t>
      </w:r>
      <w:proofErr w:type="gramStart"/>
      <w:r w:rsidRPr="00B00CF0">
        <w:rPr>
          <w:rFonts w:ascii="Arial" w:hAnsi="Arial" w:cs="Arial"/>
          <w:color w:val="000000" w:themeColor="text1"/>
        </w:rPr>
        <w:t>action.</w:t>
      </w:r>
      <w:proofErr w:type="gramEnd"/>
      <w:r>
        <w:rPr>
          <w:rFonts w:ascii="Helvetica" w:hAnsi="Helvetica" w:cs="Times New Roman"/>
        </w:rPr>
        <w:t xml:space="preserve"> </w:t>
      </w:r>
      <w:r w:rsidR="00CA02BC">
        <w:rPr>
          <w:rFonts w:ascii="Arial" w:hAnsi="Arial" w:cs="Arial"/>
          <w:color w:val="000000" w:themeColor="text1"/>
        </w:rPr>
        <w:t xml:space="preserve">In our task, there </w:t>
      </w:r>
      <w:r w:rsidR="00FB7F91">
        <w:rPr>
          <w:rFonts w:ascii="Arial" w:hAnsi="Arial" w:cs="Arial"/>
          <w:color w:val="000000" w:themeColor="text1"/>
        </w:rPr>
        <w:t>are</w:t>
      </w:r>
      <w:r w:rsidR="00CA02BC">
        <w:rPr>
          <w:rFonts w:ascii="Arial" w:hAnsi="Arial" w:cs="Arial"/>
          <w:color w:val="000000" w:themeColor="text1"/>
        </w:rPr>
        <w:t xml:space="preserve"> two options, so </w:t>
      </w:r>
      <m:oMath>
        <m:r>
          <w:rPr>
            <w:rFonts w:ascii="Cambria Math" w:hAnsi="Cambria Math" w:cs="Arial"/>
            <w:color w:val="000000" w:themeColor="text1"/>
          </w:rPr>
          <m:t xml:space="preserve">i ∈ </m:t>
        </m:r>
        <m:d>
          <m:dPr>
            <m:begChr m:val="{"/>
            <m:endChr m:val="}"/>
            <m:ctrlPr>
              <w:rPr>
                <w:rFonts w:ascii="Cambria Math" w:hAnsi="Cambria Math" w:cs="Arial"/>
                <w:i/>
                <w:color w:val="000000" w:themeColor="text1"/>
              </w:rPr>
            </m:ctrlPr>
          </m:dPr>
          <m:e>
            <m:r>
              <w:rPr>
                <w:rFonts w:ascii="Cambria Math" w:hAnsi="Cambria Math" w:cs="Arial"/>
                <w:color w:val="000000" w:themeColor="text1"/>
              </w:rPr>
              <m:t>L, R</m:t>
            </m:r>
          </m:e>
        </m:d>
      </m:oMath>
      <w:r w:rsidR="00CA02BC">
        <w:rPr>
          <w:rFonts w:ascii="Arial" w:hAnsi="Arial" w:cs="Arial"/>
          <w:color w:val="000000" w:themeColor="text1"/>
        </w:rPr>
        <w:t xml:space="preserve">. For the outcome, </w:t>
      </w:r>
      <m:oMath>
        <m:sSub>
          <m:sSubPr>
            <m:ctrlPr>
              <w:rPr>
                <w:rFonts w:ascii="Cambria Math" w:eastAsiaTheme="majorEastAsia" w:hAnsi="Cambria Math" w:cs="Arial"/>
                <w:bCs/>
                <w:i/>
                <w:iCs/>
                <w:color w:val="000000" w:themeColor="text1"/>
                <w:lang w:eastAsia="en-US"/>
              </w:rPr>
            </m:ctrlPr>
          </m:sSubPr>
          <m:e>
            <m:r>
              <w:rPr>
                <w:rFonts w:ascii="Cambria Math" w:hAnsi="Cambria Math" w:cs="Arial"/>
                <w:color w:val="000000" w:themeColor="text1"/>
              </w:rPr>
              <m:t>r</m:t>
            </m:r>
          </m:e>
          <m:sub>
            <m:r>
              <w:rPr>
                <w:rFonts w:ascii="Cambria Math" w:hAnsi="Cambria Math" w:cs="Arial"/>
                <w:color w:val="000000" w:themeColor="text1"/>
              </w:rPr>
              <m:t>n</m:t>
            </m:r>
          </m:sub>
        </m:sSub>
      </m:oMath>
      <w:r w:rsidR="00CA02BC">
        <w:rPr>
          <w:rFonts w:ascii="Arial" w:hAnsi="Arial" w:cs="Arial"/>
          <w:color w:val="000000" w:themeColor="text1"/>
        </w:rPr>
        <w:t xml:space="preserve"> = 1 for reward, 0 for no reward. </w:t>
      </w:r>
      <w:r w:rsidR="00CA02BC">
        <w:rPr>
          <w:rFonts w:ascii="Helvetica" w:hAnsi="Helvetica" w:cs="Times New Roman"/>
        </w:rPr>
        <w:t xml:space="preserve">Moreover, </w:t>
      </w:r>
      <w:r w:rsidR="002B194A" w:rsidRPr="002B194A">
        <w:rPr>
          <w:rFonts w:ascii="Helvetica" w:hAnsi="Helvetica" w:cs="Times New Roman"/>
        </w:rPr>
        <w:t>to capture the animal</w:t>
      </w:r>
      <w:r w:rsidR="00CA02BC">
        <w:rPr>
          <w:rFonts w:ascii="Helvetica" w:hAnsi="Helvetica" w:cs="Times New Roman"/>
        </w:rPr>
        <w:t>’s</w:t>
      </w:r>
      <w:r w:rsidR="002B194A" w:rsidRPr="002B194A">
        <w:rPr>
          <w:rFonts w:ascii="Helvetica" w:hAnsi="Helvetica" w:cs="Times New Roman"/>
        </w:rPr>
        <w:t xml:space="preserve"> tendency to make decisions based purely on previous choices</w:t>
      </w:r>
      <w:r>
        <w:rPr>
          <w:rFonts w:ascii="Helvetica" w:hAnsi="Helvetica" w:cs="Times New Roman"/>
        </w:rPr>
        <w:t xml:space="preserve">, </w:t>
      </w:r>
      <w:r w:rsidR="00CA02BC">
        <w:rPr>
          <w:rFonts w:ascii="Helvetica" w:hAnsi="Helvetica" w:cs="Times New Roman"/>
        </w:rPr>
        <w:t xml:space="preserve">there </w:t>
      </w:r>
      <w:r w:rsidR="00FB7F91">
        <w:rPr>
          <w:rFonts w:ascii="Helvetica" w:hAnsi="Helvetica" w:cs="Times New Roman"/>
        </w:rPr>
        <w:t>are</w:t>
      </w:r>
      <w:r w:rsidR="00CA02BC">
        <w:rPr>
          <w:rFonts w:ascii="Helvetica" w:hAnsi="Helvetica" w:cs="Times New Roman"/>
        </w:rPr>
        <w:t xml:space="preserve"> c</w:t>
      </w:r>
      <w:r w:rsidR="00CA02BC" w:rsidRPr="002B194A">
        <w:rPr>
          <w:rFonts w:ascii="Helvetica" w:hAnsi="Helvetica" w:cs="Times New Roman"/>
        </w:rPr>
        <w:t>hoice kernel</w:t>
      </w:r>
      <w:r w:rsidR="00CA02BC">
        <w:rPr>
          <w:rFonts w:ascii="Helvetica" w:hAnsi="Helvetica" w:cs="Times New Roman"/>
        </w:rPr>
        <w:t>s</w:t>
      </w:r>
      <w:r w:rsidR="00CA02BC" w:rsidRPr="002B194A">
        <w:rPr>
          <w:rFonts w:ascii="Helvetica" w:hAnsi="Helvetica" w:cs="Times New Roman"/>
        </w:rPr>
        <w:t xml:space="preserve"> </w:t>
      </w:r>
      <m:oMath>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w:rPr>
                <w:rFonts w:ascii="Cambria Math" w:hAnsi="Cambria Math" w:cs="Times New Roman"/>
              </w:rPr>
              <m:t>i</m:t>
            </m:r>
          </m:sup>
        </m:sSubSup>
      </m:oMath>
      <w:r w:rsidR="00CA02BC">
        <w:rPr>
          <w:rFonts w:ascii="Helvetica" w:hAnsi="Helvetica" w:cs="Times New Roman"/>
        </w:rPr>
        <w:t xml:space="preserve"> that </w:t>
      </w:r>
      <w:r>
        <w:rPr>
          <w:rFonts w:ascii="Helvetica" w:hAnsi="Helvetica" w:cs="Times New Roman"/>
        </w:rPr>
        <w:t>were</w:t>
      </w:r>
      <w:r w:rsidR="002B194A" w:rsidRPr="002B194A">
        <w:rPr>
          <w:rFonts w:ascii="Helvetica" w:hAnsi="Helvetica" w:cs="Times New Roman"/>
        </w:rPr>
        <w:t xml:space="preserve"> updated by:</w:t>
      </w:r>
      <m:oMath>
        <m:r>
          <w:rPr>
            <w:rFonts w:ascii="Cambria Math" w:hAnsi="Cambria Math" w:cs="Times New Roman"/>
          </w:rPr>
          <m:t xml:space="preserve"> </m:t>
        </m:r>
      </m:oMath>
    </w:p>
    <w:p w14:paraId="4D46FCB4" w14:textId="77777777" w:rsidR="00CA02BC" w:rsidRPr="002B194A" w:rsidRDefault="00CA02BC" w:rsidP="00280523">
      <w:pPr>
        <w:spacing w:after="0" w:line="360" w:lineRule="auto"/>
        <w:rPr>
          <w:rFonts w:ascii="Helvetica" w:hAnsi="Helvetica" w:cs="Times New Roman"/>
        </w:rPr>
      </w:pPr>
    </w:p>
    <w:p w14:paraId="36530F0C" w14:textId="3FC4D446" w:rsidR="002B194A" w:rsidRPr="002B194A" w:rsidRDefault="00F91853" w:rsidP="002B194A">
      <w:pPr>
        <w:spacing w:after="0" w:line="360" w:lineRule="auto"/>
        <w:rPr>
          <w:rFonts w:ascii="Helvetica" w:hAnsi="Helvetica" w:cs="Times New Roman"/>
        </w:rPr>
      </w:pPr>
      <m:oMathPara>
        <m:oMath>
          <m:eqArr>
            <m:eqArrPr>
              <m:maxDist m:val="1"/>
              <m:ctrlPr>
                <w:rPr>
                  <w:rFonts w:ascii="Cambria Math" w:hAnsi="Cambria Math" w:cs="Times New Roman"/>
                </w:rPr>
              </m:ctrlPr>
            </m:eqArrPr>
            <m:e>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n+1</m:t>
                  </m:r>
                </m:sub>
                <m:sup>
                  <m:r>
                    <w:rPr>
                      <w:rFonts w:ascii="Cambria Math" w:hAnsi="Cambria Math" w:cs="Times New Roman"/>
                    </w:rPr>
                    <m:t>i</m:t>
                  </m:r>
                </m:sup>
              </m:sSubSup>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w:rPr>
                              <w:rFonts w:ascii="Cambria Math" w:hAnsi="Cambria Math" w:cs="Times New Roman"/>
                            </w:rPr>
                            <m:t>i</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w:rPr>
                                  <w:rFonts w:ascii="Cambria Math" w:hAnsi="Cambria Math" w:cs="Times New Roman"/>
                                </w:rPr>
                                <m:t>i</m:t>
                              </m:r>
                            </m:sup>
                          </m:sSubSup>
                        </m:e>
                      </m:d>
                      <m:r>
                        <w:rPr>
                          <w:rFonts w:ascii="Cambria Math" w:hAnsi="Cambria Math" w:cs="Arial"/>
                          <w:color w:val="000000" w:themeColor="text1"/>
                        </w:rPr>
                        <m:t xml:space="preserve">        </m:t>
                      </m:r>
                      <m:r>
                        <m:rPr>
                          <m:sty m:val="p"/>
                        </m:rPr>
                        <w:rPr>
                          <w:rFonts w:ascii="Cambria Math" w:eastAsia="MS PGothic" w:hAnsi="Cambria Math" w:cs="Arial"/>
                          <w:color w:val="000000" w:themeColor="text1"/>
                          <w:kern w:val="24"/>
                        </w:rPr>
                        <m:t>i</m:t>
                      </m:r>
                      <m:r>
                        <m:rPr>
                          <m:sty m:val="p"/>
                        </m:rPr>
                        <w:rPr>
                          <w:rFonts w:ascii="Cambria Math" w:eastAsia="MS PGothic" w:hAnsi="Cambria Math" w:cs="Cambria Math"/>
                          <w:color w:val="000000" w:themeColor="text1"/>
                          <w:kern w:val="24"/>
                        </w:rPr>
                        <m:t>f</m:t>
                      </m:r>
                      <m:r>
                        <m:rPr>
                          <m:sty m:val="p"/>
                        </m:rPr>
                        <w:rPr>
                          <w:rFonts w:ascii="Cambria Math" w:eastAsia="MS PGothic" w:hAnsi="Cambria Math" w:cs="Arial"/>
                          <w:color w:val="000000" w:themeColor="text1"/>
                          <w:kern w:val="24"/>
                        </w:rPr>
                        <m:t xml:space="preserve"> </m:t>
                      </m:r>
                      <m:sSub>
                        <m:sSubPr>
                          <m:ctrlPr>
                            <w:rPr>
                              <w:rFonts w:ascii="Cambria Math" w:eastAsiaTheme="majorEastAsia" w:hAnsi="Cambria Math" w:cs="Arial"/>
                              <w:bCs/>
                              <w:i/>
                              <w:iCs/>
                              <w:color w:val="000000" w:themeColor="text1"/>
                            </w:rPr>
                          </m:ctrlPr>
                        </m:sSubPr>
                        <m:e>
                          <m:r>
                            <w:rPr>
                              <w:rFonts w:ascii="Cambria Math" w:hAnsi="Cambria Math" w:cs="Arial"/>
                              <w:color w:val="000000" w:themeColor="text1"/>
                            </w:rPr>
                            <m:t>c</m:t>
                          </m:r>
                        </m:e>
                        <m:sub>
                          <m:r>
                            <w:rPr>
                              <w:rFonts w:ascii="Cambria Math" w:hAnsi="Cambria Math" w:cs="Arial"/>
                              <w:color w:val="000000" w:themeColor="text1"/>
                            </w:rPr>
                            <m:t>n</m:t>
                          </m:r>
                        </m:sub>
                      </m:sSub>
                      <m:r>
                        <w:rPr>
                          <w:rFonts w:ascii="Cambria Math" w:hAnsi="Cambria Math" w:cs="Arial"/>
                          <w:color w:val="000000" w:themeColor="text1"/>
                        </w:rPr>
                        <m:t>=i</m:t>
                      </m:r>
                    </m:e>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K</m:t>
                              </m:r>
                            </m:sub>
                          </m:sSub>
                        </m:e>
                      </m:d>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w:rPr>
                              <w:rFonts w:ascii="Cambria Math" w:hAnsi="Cambria Math" w:cs="Times New Roman"/>
                            </w:rPr>
                            <m:t>i</m:t>
                          </m:r>
                        </m:sup>
                      </m:sSubSup>
                      <m:r>
                        <m:rPr>
                          <m:sty m:val="p"/>
                        </m:rPr>
                        <w:rPr>
                          <w:rFonts w:ascii="Cambria Math" w:eastAsia="MS PGothic" w:hAnsi="Cambria Math" w:cs="Arial"/>
                          <w:color w:val="000000" w:themeColor="text1"/>
                          <w:kern w:val="24"/>
                        </w:rPr>
                        <m:t xml:space="preserve">                   i</m:t>
                      </m:r>
                      <m:r>
                        <m:rPr>
                          <m:sty m:val="p"/>
                        </m:rPr>
                        <w:rPr>
                          <w:rFonts w:ascii="Cambria Math" w:eastAsia="MS PGothic" w:hAnsi="Cambria Math" w:cs="Cambria Math"/>
                          <w:color w:val="000000" w:themeColor="text1"/>
                          <w:kern w:val="24"/>
                        </w:rPr>
                        <m:t>f</m:t>
                      </m:r>
                      <m:r>
                        <m:rPr>
                          <m:sty m:val="p"/>
                        </m:rPr>
                        <w:rPr>
                          <w:rFonts w:ascii="Cambria Math" w:eastAsia="MS PGothic" w:hAnsi="Cambria Math" w:cs="Arial"/>
                          <w:color w:val="000000" w:themeColor="text1"/>
                          <w:kern w:val="24"/>
                        </w:rPr>
                        <m:t xml:space="preserve"> </m:t>
                      </m:r>
                      <m:sSub>
                        <m:sSubPr>
                          <m:ctrlPr>
                            <w:rPr>
                              <w:rFonts w:ascii="Cambria Math" w:eastAsiaTheme="majorEastAsia" w:hAnsi="Cambria Math" w:cs="Arial"/>
                              <w:bCs/>
                              <w:i/>
                              <w:iCs/>
                              <w:color w:val="000000" w:themeColor="text1"/>
                            </w:rPr>
                          </m:ctrlPr>
                        </m:sSubPr>
                        <m:e>
                          <m:r>
                            <w:rPr>
                              <w:rFonts w:ascii="Cambria Math" w:hAnsi="Cambria Math" w:cs="Arial"/>
                              <w:color w:val="000000" w:themeColor="text1"/>
                            </w:rPr>
                            <m:t>c</m:t>
                          </m:r>
                        </m:e>
                        <m:sub>
                          <m:r>
                            <w:rPr>
                              <w:rFonts w:ascii="Cambria Math" w:hAnsi="Cambria Math" w:cs="Arial"/>
                              <w:color w:val="000000" w:themeColor="text1"/>
                            </w:rPr>
                            <m:t>n</m:t>
                          </m:r>
                        </m:sub>
                      </m:sSub>
                      <m:r>
                        <w:rPr>
                          <w:rFonts w:ascii="Cambria Math" w:hAnsi="Cambria Math" w:cs="Arial"/>
                          <w:color w:val="000000" w:themeColor="text1"/>
                        </w:rPr>
                        <m:t>≠i</m:t>
                      </m:r>
                    </m:e>
                  </m:eqAr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m:t>
                  </m:r>
                </m:e>
              </m:d>
              <m:ctrlPr>
                <w:rPr>
                  <w:rFonts w:ascii="Cambria Math" w:hAnsi="Cambria Math" w:cs="Times New Roman"/>
                  <w:i/>
                </w:rPr>
              </m:ctrlPr>
            </m:e>
          </m:eqArr>
        </m:oMath>
      </m:oMathPara>
    </w:p>
    <w:p w14:paraId="2B750D96" w14:textId="77777777" w:rsidR="002B194A" w:rsidRPr="002B194A" w:rsidRDefault="002B194A" w:rsidP="002B194A">
      <w:pPr>
        <w:spacing w:after="0" w:line="360" w:lineRule="auto"/>
        <w:rPr>
          <w:rFonts w:ascii="Helvetica" w:hAnsi="Helvetica" w:cs="Times New Roman"/>
        </w:rPr>
      </w:pPr>
    </w:p>
    <w:p w14:paraId="4496FF3F" w14:textId="67DBF877" w:rsidR="002B194A" w:rsidRDefault="00CA02BC" w:rsidP="002B194A">
      <w:pPr>
        <w:spacing w:after="0" w:line="360" w:lineRule="auto"/>
        <w:rPr>
          <w:rFonts w:ascii="Helvetica" w:hAnsi="Helvetica" w:cs="Times New Roman"/>
        </w:rPr>
      </w:pPr>
      <w:r>
        <w:rPr>
          <w:rFonts w:ascii="Helvetica" w:hAnsi="Helvetica" w:cs="Times New Roman"/>
        </w:rPr>
        <w:t>where</w:t>
      </w:r>
      <w:r w:rsidRPr="00B00CF0">
        <w:rPr>
          <w:rFonts w:ascii="Arial" w:hAnsi="Arial" w:cs="Arial"/>
          <w:color w:val="000000" w:themeColor="text1"/>
        </w:rPr>
        <w:t xml:space="preserve"> </w:t>
      </w:r>
      <m:oMath>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K</m:t>
            </m:r>
          </m:sub>
        </m:sSub>
      </m:oMath>
      <w:r>
        <w:rPr>
          <w:rFonts w:ascii="Arial" w:hAnsi="Arial" w:cs="Arial"/>
          <w:color w:val="000000" w:themeColor="text1"/>
        </w:rPr>
        <w:t xml:space="preserve"> </w:t>
      </w:r>
      <w:r w:rsidRPr="00B00CF0">
        <w:rPr>
          <w:rFonts w:ascii="Arial" w:hAnsi="Arial" w:cs="Arial"/>
          <w:color w:val="000000" w:themeColor="text1"/>
        </w:rPr>
        <w:t xml:space="preserve">is the </w:t>
      </w:r>
      <w:r>
        <w:rPr>
          <w:rFonts w:ascii="Arial" w:hAnsi="Arial" w:cs="Arial"/>
          <w:color w:val="000000" w:themeColor="text1"/>
        </w:rPr>
        <w:t xml:space="preserve">choice-kernel </w:t>
      </w:r>
      <w:r w:rsidRPr="00B00CF0">
        <w:rPr>
          <w:rFonts w:ascii="Arial" w:hAnsi="Arial" w:cs="Arial"/>
          <w:color w:val="000000" w:themeColor="text1"/>
        </w:rPr>
        <w:t xml:space="preserve">learning </w:t>
      </w:r>
      <w:proofErr w:type="gramStart"/>
      <w:r w:rsidRPr="00B00CF0">
        <w:rPr>
          <w:rFonts w:ascii="Arial" w:hAnsi="Arial" w:cs="Arial"/>
          <w:color w:val="000000" w:themeColor="text1"/>
        </w:rPr>
        <w:t>rate</w:t>
      </w:r>
      <w:r>
        <w:rPr>
          <w:rFonts w:ascii="Helvetica" w:hAnsi="Helvetica" w:cs="Times New Roman"/>
          <w:iCs/>
        </w:rPr>
        <w:t>.</w:t>
      </w:r>
      <w:proofErr w:type="gramEnd"/>
      <w:r>
        <w:rPr>
          <w:rFonts w:ascii="Helvetica" w:hAnsi="Helvetica" w:cs="Times New Roman"/>
          <w:iCs/>
        </w:rPr>
        <w:t xml:space="preserve"> For action selection, t</w:t>
      </w:r>
      <w:r w:rsidR="002B194A" w:rsidRPr="002B194A">
        <w:rPr>
          <w:rFonts w:ascii="Helvetica" w:hAnsi="Helvetica" w:cs="Times New Roman"/>
          <w:iCs/>
        </w:rPr>
        <w:t xml:space="preserve">he probability to choose action </w:t>
      </w:r>
      <m:oMath>
        <m:r>
          <w:rPr>
            <w:rFonts w:ascii="Cambria Math" w:hAnsi="Cambria Math" w:cs="Times New Roman"/>
          </w:rPr>
          <m:t>i</m:t>
        </m:r>
      </m:oMath>
      <w:r w:rsidR="002B194A" w:rsidRPr="002B194A">
        <w:rPr>
          <w:rFonts w:ascii="Helvetica" w:hAnsi="Helvetica" w:cs="Times New Roman"/>
        </w:rPr>
        <w:t xml:space="preserve"> </w:t>
      </w:r>
      <w:r>
        <w:rPr>
          <w:rFonts w:ascii="Helvetica" w:hAnsi="Helvetica" w:cs="Times New Roman"/>
        </w:rPr>
        <w:t>on</w:t>
      </w:r>
      <w:r w:rsidR="002B194A" w:rsidRPr="002B194A">
        <w:rPr>
          <w:rFonts w:ascii="Helvetica" w:hAnsi="Helvetica" w:cs="Times New Roman"/>
        </w:rPr>
        <w:t xml:space="preserve"> trial </w:t>
      </w:r>
      <m:oMath>
        <m:r>
          <w:rPr>
            <w:rFonts w:ascii="Cambria Math" w:hAnsi="Cambria Math" w:cs="Times New Roman"/>
          </w:rPr>
          <m:t>n</m:t>
        </m:r>
      </m:oMath>
      <w:r w:rsidR="002B194A" w:rsidRPr="002B194A">
        <w:rPr>
          <w:rFonts w:ascii="Helvetica" w:hAnsi="Helvetica" w:cs="Times New Roman"/>
        </w:rPr>
        <w:t xml:space="preserve"> </w:t>
      </w:r>
      <w:r w:rsidR="00FB7F91">
        <w:rPr>
          <w:rFonts w:ascii="Helvetica" w:hAnsi="Helvetica" w:cs="Times New Roman"/>
        </w:rPr>
        <w:t>is</w:t>
      </w:r>
      <w:r w:rsidR="002B194A" w:rsidRPr="002B194A">
        <w:rPr>
          <w:rFonts w:ascii="Helvetica" w:hAnsi="Helvetica" w:cs="Times New Roman"/>
        </w:rPr>
        <w:t xml:space="preserve"> </w:t>
      </w:r>
      <w:r>
        <w:rPr>
          <w:rFonts w:ascii="Helvetica" w:hAnsi="Helvetica" w:cs="Times New Roman"/>
        </w:rPr>
        <w:t xml:space="preserve">given by a </w:t>
      </w:r>
      <w:proofErr w:type="spellStart"/>
      <w:r>
        <w:rPr>
          <w:rFonts w:ascii="Helvetica" w:hAnsi="Helvetica" w:cs="Times New Roman"/>
        </w:rPr>
        <w:t>softmax</w:t>
      </w:r>
      <w:proofErr w:type="spellEnd"/>
      <w:r>
        <w:rPr>
          <w:rFonts w:ascii="Helvetica" w:hAnsi="Helvetica" w:cs="Times New Roman"/>
        </w:rPr>
        <w:t xml:space="preserve"> function</w:t>
      </w:r>
      <w:r w:rsidR="002B194A" w:rsidRPr="002B194A">
        <w:rPr>
          <w:rFonts w:ascii="Helvetica" w:hAnsi="Helvetica" w:cs="Times New Roman"/>
        </w:rPr>
        <w:t>:</w:t>
      </w:r>
    </w:p>
    <w:p w14:paraId="2A7DFE7C" w14:textId="77777777" w:rsidR="00CA02BC" w:rsidRPr="002B194A" w:rsidRDefault="00CA02BC" w:rsidP="002B194A">
      <w:pPr>
        <w:spacing w:after="0" w:line="360" w:lineRule="auto"/>
        <w:rPr>
          <w:rFonts w:ascii="Helvetica" w:hAnsi="Helvetica" w:cs="Times New Roman"/>
        </w:rPr>
      </w:pPr>
    </w:p>
    <w:p w14:paraId="6FCADFDD" w14:textId="4DE66679" w:rsidR="002B194A" w:rsidRPr="002B194A" w:rsidRDefault="00F91853" w:rsidP="002B194A">
      <w:pPr>
        <w:spacing w:after="0" w:line="360" w:lineRule="auto"/>
        <w:rPr>
          <w:rFonts w:ascii="Helvetica" w:hAnsi="Helvetica" w:cs="Times New Roman"/>
          <w:iCs/>
        </w:rPr>
      </w:pPr>
      <m:oMathPara>
        <m:oMathParaPr>
          <m:jc m:val="left"/>
        </m:oMathParaPr>
        <m:oMath>
          <m:eqArr>
            <m:eqArrPr>
              <m:maxDist m:val="1"/>
              <m:ctrlPr>
                <w:rPr>
                  <w:rFonts w:ascii="Cambria Math" w:hAnsi="Cambria Math" w:cs="Times New Roman"/>
                </w:rPr>
              </m:ctrlPr>
            </m:eqArrPr>
            <m:e>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 xml:space="preserve">=i) = </m:t>
              </m:r>
              <m:f>
                <m:fPr>
                  <m:ctrlPr>
                    <w:rPr>
                      <w:rFonts w:ascii="Cambria Math" w:hAnsi="Cambria Math" w:cs="Times New Roman"/>
                      <w:i/>
                    </w:rPr>
                  </m:ctrlPr>
                </m:fPr>
                <m:num>
                  <m:r>
                    <w:rPr>
                      <w:rFonts w:ascii="Cambria Math" w:hAnsi="Cambria Math" w:cs="Times New Roman"/>
                    </w:rPr>
                    <m:t>exp</m:t>
                  </m:r>
                  <m:d>
                    <m:dPr>
                      <m:ctrlPr>
                        <w:rPr>
                          <w:rFonts w:ascii="Cambria Math" w:hAnsi="Cambria Math" w:cs="Times New Roman"/>
                          <w:i/>
                        </w:rPr>
                      </m:ctrlPr>
                    </m:dPr>
                    <m:e>
                      <m:r>
                        <w:rPr>
                          <w:rFonts w:ascii="Cambria Math" w:hAnsi="Cambria Math" w:cs="Times New Roman"/>
                        </w:rPr>
                        <m:t>β</m:t>
                      </m:r>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w:rPr>
                              <w:rFonts w:ascii="Cambria Math" w:hAnsi="Cambria Math" w:cs="Times New Roman"/>
                            </w:rPr>
                            <m:t>i</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m:rPr>
                              <m:sty m:val="p"/>
                            </m:rPr>
                            <w:rPr>
                              <w:rFonts w:ascii="Cambria Math" w:hAnsi="Cambria Math" w:cs="Times New Roman"/>
                            </w:rPr>
                            <m:t>K</m:t>
                          </m:r>
                        </m:sub>
                      </m:sSub>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w:rPr>
                              <w:rFonts w:ascii="Cambria Math" w:hAnsi="Cambria Math" w:cs="Times New Roman"/>
                            </w:rPr>
                            <m:t>i</m:t>
                          </m:r>
                        </m:sup>
                      </m:sSubSup>
                    </m:e>
                  </m:d>
                </m:num>
                <m:den>
                  <m:nary>
                    <m:naryPr>
                      <m:chr m:val="∑"/>
                      <m:limLoc m:val="undOvr"/>
                      <m:supHide m:val="1"/>
                      <m:ctrlPr>
                        <w:rPr>
                          <w:rFonts w:ascii="Cambria Math" w:hAnsi="Cambria Math" w:cs="Times New Roman"/>
                          <w:i/>
                        </w:rPr>
                      </m:ctrlPr>
                    </m:naryPr>
                    <m:sub>
                      <m:r>
                        <w:rPr>
                          <w:rFonts w:ascii="Cambria Math" w:hAnsi="Cambria Math" w:cs="Times New Roman"/>
                        </w:rPr>
                        <m:t>j</m:t>
                      </m:r>
                    </m:sub>
                    <m:sup/>
                    <m:e>
                      <m:r>
                        <w:rPr>
                          <w:rFonts w:ascii="Cambria Math" w:hAnsi="Cambria Math" w:cs="Times New Roman"/>
                        </w:rPr>
                        <m:t>exp</m:t>
                      </m:r>
                      <m:d>
                        <m:dPr>
                          <m:ctrlPr>
                            <w:rPr>
                              <w:rFonts w:ascii="Cambria Math" w:hAnsi="Cambria Math" w:cs="Times New Roman"/>
                              <w:i/>
                            </w:rPr>
                          </m:ctrlPr>
                        </m:dPr>
                        <m:e>
                          <m:r>
                            <w:rPr>
                              <w:rFonts w:ascii="Cambria Math" w:hAnsi="Cambria Math" w:cs="Times New Roman"/>
                            </w:rPr>
                            <m:t>β</m:t>
                          </m:r>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w:rPr>
                                  <w:rFonts w:ascii="Cambria Math" w:hAnsi="Cambria Math" w:cs="Times New Roman"/>
                                </w:rPr>
                                <m:t>j</m:t>
                              </m:r>
                            </m:sup>
                          </m:sSubSup>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β</m:t>
                              </m:r>
                            </m:e>
                            <m:sub>
                              <m:r>
                                <m:rPr>
                                  <m:sty m:val="p"/>
                                </m:rPr>
                                <w:rPr>
                                  <w:rFonts w:ascii="Cambria Math" w:hAnsi="Cambria Math" w:cs="Times New Roman"/>
                                </w:rPr>
                                <m:t>K</m:t>
                              </m:r>
                            </m:sub>
                          </m:sSub>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w:rPr>
                                  <w:rFonts w:ascii="Cambria Math" w:hAnsi="Cambria Math" w:cs="Times New Roman"/>
                                </w:rPr>
                                <m:t>j</m:t>
                              </m:r>
                            </m:sup>
                          </m:sSubSup>
                        </m:e>
                      </m:d>
                    </m:e>
                  </m:nary>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4</m:t>
                  </m:r>
                </m:e>
              </m:d>
              <m:ctrlPr>
                <w:rPr>
                  <w:rFonts w:ascii="Cambria Math" w:hAnsi="Cambria Math" w:cs="Times New Roman"/>
                  <w:i/>
                </w:rPr>
              </m:ctrlPr>
            </m:e>
          </m:eqArr>
        </m:oMath>
      </m:oMathPara>
    </w:p>
    <w:p w14:paraId="24BD736E" w14:textId="77777777" w:rsidR="00CA02BC" w:rsidRDefault="00CA02BC" w:rsidP="002B194A">
      <w:pPr>
        <w:spacing w:after="0" w:line="360" w:lineRule="auto"/>
        <w:rPr>
          <w:rFonts w:ascii="Helvetica" w:hAnsi="Helvetica" w:cs="Times New Roman"/>
        </w:rPr>
      </w:pPr>
    </w:p>
    <w:p w14:paraId="2C510E85" w14:textId="2F111F52" w:rsidR="00CA02BC" w:rsidRDefault="00CA02BC" w:rsidP="002B194A">
      <w:pPr>
        <w:spacing w:after="0" w:line="360" w:lineRule="auto"/>
        <w:rPr>
          <w:rFonts w:ascii="Helvetica" w:hAnsi="Helvetica" w:cs="Times New Roman"/>
        </w:rPr>
      </w:pPr>
      <w:r>
        <w:rPr>
          <w:rFonts w:ascii="Helvetica" w:hAnsi="Helvetica" w:cs="Times New Roman"/>
        </w:rPr>
        <w:t xml:space="preserve">where </w:t>
      </w:r>
      <m:oMath>
        <m:r>
          <w:rPr>
            <w:rFonts w:ascii="Cambria Math" w:hAnsi="Cambria Math" w:cs="Times New Roman"/>
          </w:rPr>
          <m:t>β</m:t>
        </m:r>
      </m:oMath>
      <w:r>
        <w:rPr>
          <w:rFonts w:ascii="Helvetica" w:hAnsi="Helvetica"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m:rPr>
                <m:sty m:val="p"/>
              </m:rPr>
              <w:rPr>
                <w:rFonts w:ascii="Cambria Math" w:hAnsi="Cambria Math" w:cs="Times New Roman"/>
              </w:rPr>
              <m:t>K</m:t>
            </m:r>
          </m:sub>
        </m:sSub>
      </m:oMath>
      <w:r>
        <w:rPr>
          <w:rFonts w:ascii="Helvetica" w:hAnsi="Helvetica" w:cs="Times New Roman"/>
        </w:rPr>
        <w:t xml:space="preserve"> are the inverse temperature parameters for action values and choice kernels respectively. </w:t>
      </w:r>
    </w:p>
    <w:p w14:paraId="474610F0" w14:textId="77777777" w:rsidR="00280523" w:rsidRPr="002B194A" w:rsidRDefault="00280523" w:rsidP="002B194A">
      <w:pPr>
        <w:spacing w:after="0" w:line="360" w:lineRule="auto"/>
        <w:rPr>
          <w:rFonts w:ascii="Helvetica" w:hAnsi="Helvetica" w:cs="Times New Roman"/>
        </w:rPr>
      </w:pPr>
    </w:p>
    <w:p w14:paraId="55081A97" w14:textId="0883BC23" w:rsidR="002B194A" w:rsidRDefault="003F0129" w:rsidP="003F0129">
      <w:pPr>
        <w:spacing w:after="0" w:line="360" w:lineRule="auto"/>
        <w:rPr>
          <w:rFonts w:ascii="Helvetica" w:hAnsi="Helvetica" w:cs="Times New Roman"/>
        </w:rPr>
      </w:pPr>
      <w:r>
        <w:rPr>
          <w:rFonts w:ascii="Helvetica" w:hAnsi="Helvetica" w:cs="Times New Roman"/>
        </w:rPr>
        <w:t xml:space="preserve">We compared the </w:t>
      </w:r>
      <w:r w:rsidRPr="002B194A">
        <w:rPr>
          <w:rFonts w:ascii="Helvetica" w:hAnsi="Helvetica" w:cs="Times New Roman"/>
        </w:rPr>
        <w:t>FQ_RPE_CK</w:t>
      </w:r>
      <w:r>
        <w:rPr>
          <w:rFonts w:ascii="Helvetica" w:hAnsi="Helvetica" w:cs="Times New Roman"/>
        </w:rPr>
        <w:t xml:space="preserve"> model against 4 other models. For the</w:t>
      </w:r>
      <w:r w:rsidR="002B194A" w:rsidRPr="002B194A">
        <w:rPr>
          <w:rFonts w:ascii="Helvetica" w:hAnsi="Helvetica" w:cs="Times New Roman"/>
        </w:rPr>
        <w:t xml:space="preserve"> win-stay-lose-switch model (WSLS)</w:t>
      </w:r>
      <w:r>
        <w:rPr>
          <w:rFonts w:ascii="Helvetica" w:hAnsi="Helvetica" w:cs="Times New Roman"/>
        </w:rPr>
        <w:t xml:space="preserve">, </w:t>
      </w:r>
      <w:r w:rsidR="002B194A" w:rsidRPr="002B194A">
        <w:rPr>
          <w:rFonts w:ascii="Helvetica" w:hAnsi="Helvetica" w:cs="Times New Roman"/>
        </w:rPr>
        <w:t xml:space="preserve">the probability to choose action </w:t>
      </w:r>
      <m:oMath>
        <m:r>
          <w:rPr>
            <w:rFonts w:ascii="Cambria Math" w:hAnsi="Cambria Math" w:cs="Times New Roman"/>
          </w:rPr>
          <m:t>i</m:t>
        </m:r>
      </m:oMath>
      <w:r w:rsidR="002B194A" w:rsidRPr="002B194A">
        <w:rPr>
          <w:rFonts w:ascii="Helvetica" w:hAnsi="Helvetica" w:cs="Times New Roman"/>
        </w:rPr>
        <w:t xml:space="preserve"> </w:t>
      </w:r>
      <w:r>
        <w:rPr>
          <w:rFonts w:ascii="Helvetica" w:hAnsi="Helvetica" w:cs="Times New Roman"/>
        </w:rPr>
        <w:t xml:space="preserve">on trial </w:t>
      </w:r>
      <m:oMath>
        <m:r>
          <w:rPr>
            <w:rFonts w:ascii="Cambria Math" w:hAnsi="Cambria Math" w:cs="Times New Roman"/>
          </w:rPr>
          <m:t>n</m:t>
        </m:r>
      </m:oMath>
      <w:r w:rsidR="002B194A" w:rsidRPr="002B194A">
        <w:rPr>
          <w:rFonts w:ascii="Helvetica" w:hAnsi="Helvetica" w:cs="Times New Roman"/>
        </w:rPr>
        <w:t xml:space="preserve"> </w:t>
      </w:r>
      <w:r w:rsidR="00E6350C">
        <w:rPr>
          <w:rFonts w:ascii="Helvetica" w:hAnsi="Helvetica" w:cs="Times New Roman"/>
        </w:rPr>
        <w:t>i</w:t>
      </w:r>
      <w:r w:rsidR="002B194A" w:rsidRPr="002B194A">
        <w:rPr>
          <w:rFonts w:ascii="Helvetica" w:hAnsi="Helvetica" w:cs="Times New Roman"/>
        </w:rPr>
        <w:t>s given by:</w:t>
      </w:r>
    </w:p>
    <w:p w14:paraId="372821CF" w14:textId="77777777" w:rsidR="003F0129" w:rsidRPr="002B194A" w:rsidRDefault="003F0129" w:rsidP="003F0129">
      <w:pPr>
        <w:spacing w:after="0" w:line="360" w:lineRule="auto"/>
        <w:rPr>
          <w:rFonts w:ascii="Helvetica" w:hAnsi="Helvetica" w:cs="Times New Roman"/>
        </w:rPr>
      </w:pPr>
    </w:p>
    <w:p w14:paraId="32F1002D" w14:textId="6FD4B8A5" w:rsidR="002B194A" w:rsidRPr="002B194A" w:rsidRDefault="00F91853" w:rsidP="002B194A">
      <w:pPr>
        <w:spacing w:after="0" w:line="360" w:lineRule="auto"/>
        <w:rPr>
          <w:rFonts w:ascii="Helvetica" w:hAnsi="Helvetica" w:cs="Times New Roman"/>
          <w:i/>
        </w:rPr>
      </w:pPr>
      <m:oMathPara>
        <m:oMath>
          <m:eqArr>
            <m:eqArrPr>
              <m:maxDist m:val="1"/>
              <m:ctrlPr>
                <w:rPr>
                  <w:rFonts w:ascii="Cambria Math" w:hAnsi="Cambria Math" w:cs="Times New Roman"/>
                  <w:i/>
                </w:rPr>
              </m:ctrlPr>
            </m:eqArrPr>
            <m:e>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=i)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  p                   </m:t>
                      </m:r>
                      <m:r>
                        <m:rPr>
                          <m:sty m:val="p"/>
                        </m:rPr>
                        <w:rPr>
                          <w:rFonts w:ascii="Cambria Math" w:hAnsi="Cambria Math" w:cs="Times New Roman"/>
                        </w:rPr>
                        <m:t xml:space="preserve">if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n-1</m:t>
                          </m:r>
                        </m:sub>
                      </m:sSub>
                      <m:r>
                        <w:rPr>
                          <w:rFonts w:ascii="Cambria Math" w:hAnsi="Cambria Math" w:cs="Times New Roman"/>
                        </w:rPr>
                        <m:t>=1</m:t>
                      </m:r>
                    </m:e>
                    <m:e>
                      <m:r>
                        <w:rPr>
                          <w:rFonts w:ascii="Cambria Math" w:hAnsi="Cambria Math" w:cs="Times New Roman"/>
                        </w:rPr>
                        <m:t xml:space="preserve">1-p             </m:t>
                      </m:r>
                      <m:r>
                        <m:rPr>
                          <m:sty m:val="p"/>
                        </m:rPr>
                        <w:rPr>
                          <w:rFonts w:ascii="Cambria Math" w:hAnsi="Cambria Math" w:cs="Times New Roman"/>
                        </w:rPr>
                        <m:t>if</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n-1</m:t>
                          </m:r>
                        </m:sub>
                      </m:sSub>
                      <m:r>
                        <w:rPr>
                          <w:rFonts w:ascii="Cambria Math" w:hAnsi="Cambria Math" w:cs="Times New Roman"/>
                        </w:rPr>
                        <m:t>=0</m:t>
                      </m:r>
                    </m:e>
                  </m:eqAr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m:t>
                  </m:r>
                </m:e>
              </m:d>
            </m:e>
          </m:eqArr>
        </m:oMath>
      </m:oMathPara>
    </w:p>
    <w:p w14:paraId="62A098B6" w14:textId="77777777" w:rsidR="002B194A" w:rsidRPr="002B194A" w:rsidRDefault="002B194A" w:rsidP="002B194A">
      <w:pPr>
        <w:spacing w:after="0" w:line="360" w:lineRule="auto"/>
        <w:rPr>
          <w:rFonts w:ascii="Helvetica" w:hAnsi="Helvetica" w:cs="Times New Roman"/>
        </w:rPr>
      </w:pPr>
    </w:p>
    <w:p w14:paraId="460F5A34" w14:textId="33784B93" w:rsidR="002B194A" w:rsidRDefault="00FB7F91" w:rsidP="002B194A">
      <w:pPr>
        <w:spacing w:after="0" w:line="360" w:lineRule="auto"/>
        <w:rPr>
          <w:rFonts w:ascii="Helvetica" w:hAnsi="Helvetica" w:cs="Times New Roman"/>
        </w:rPr>
      </w:pPr>
      <w:r>
        <w:rPr>
          <w:rFonts w:ascii="Helvetica" w:hAnsi="Helvetica" w:cs="Times New Roman"/>
        </w:rPr>
        <w:t>where</w:t>
      </w:r>
      <w:r w:rsidR="002B194A" w:rsidRPr="002B194A">
        <w:rPr>
          <w:rFonts w:ascii="Helvetica" w:hAnsi="Helvetica" w:cs="Times New Roman"/>
        </w:rPr>
        <w:t xml:space="preserve"> </w:t>
      </w:r>
      <m:oMath>
        <m:r>
          <w:rPr>
            <w:rFonts w:ascii="Cambria Math" w:hAnsi="Cambria Math" w:cs="Times New Roman"/>
          </w:rPr>
          <m:t>p</m:t>
        </m:r>
      </m:oMath>
      <w:r w:rsidR="002B194A" w:rsidRPr="002B194A">
        <w:rPr>
          <w:rFonts w:ascii="Helvetica" w:hAnsi="Helvetica" w:cs="Times New Roman"/>
        </w:rPr>
        <w:t xml:space="preserve"> </w:t>
      </w:r>
      <w:r>
        <w:rPr>
          <w:rFonts w:ascii="Helvetica" w:hAnsi="Helvetica" w:cs="Times New Roman"/>
        </w:rPr>
        <w:t>is</w:t>
      </w:r>
      <w:r w:rsidR="002B194A" w:rsidRPr="002B194A">
        <w:rPr>
          <w:rFonts w:ascii="Helvetica" w:hAnsi="Helvetica" w:cs="Times New Roman"/>
        </w:rPr>
        <w:t xml:space="preserve"> the probability that the animal followed </w:t>
      </w:r>
      <w:r w:rsidR="00E6350C">
        <w:rPr>
          <w:rFonts w:ascii="Helvetica" w:hAnsi="Helvetica" w:cs="Times New Roman"/>
        </w:rPr>
        <w:t xml:space="preserve">the </w:t>
      </w:r>
      <w:r w:rsidR="002B194A" w:rsidRPr="002B194A">
        <w:rPr>
          <w:rFonts w:ascii="Helvetica" w:hAnsi="Helvetica" w:cs="Times New Roman"/>
        </w:rPr>
        <w:t xml:space="preserve">win-stay-lose-switch </w:t>
      </w:r>
      <w:proofErr w:type="gramStart"/>
      <w:r w:rsidR="002B194A" w:rsidRPr="002B194A">
        <w:rPr>
          <w:rFonts w:ascii="Helvetica" w:hAnsi="Helvetica" w:cs="Times New Roman"/>
        </w:rPr>
        <w:t>strategy.</w:t>
      </w:r>
      <w:proofErr w:type="gramEnd"/>
    </w:p>
    <w:p w14:paraId="1FA57004" w14:textId="77777777" w:rsidR="00FB7F91" w:rsidRPr="002B194A" w:rsidRDefault="00FB7F91" w:rsidP="002B194A">
      <w:pPr>
        <w:spacing w:after="0" w:line="360" w:lineRule="auto"/>
        <w:rPr>
          <w:rFonts w:ascii="Helvetica" w:hAnsi="Helvetica" w:cs="Times New Roman"/>
        </w:rPr>
      </w:pPr>
    </w:p>
    <w:p w14:paraId="56045FCC" w14:textId="1C19185F" w:rsidR="002B194A" w:rsidRDefault="008A5609" w:rsidP="002B194A">
      <w:pPr>
        <w:spacing w:after="0" w:line="360" w:lineRule="auto"/>
        <w:rPr>
          <w:rFonts w:ascii="Helvetica" w:hAnsi="Helvetica" w:cs="Times New Roman"/>
        </w:rPr>
      </w:pPr>
      <w:r>
        <w:rPr>
          <w:rFonts w:ascii="Helvetica" w:hAnsi="Helvetica" w:cs="Times New Roman"/>
        </w:rPr>
        <w:t xml:space="preserve">For the </w:t>
      </w:r>
      <w:r w:rsidR="002B194A" w:rsidRPr="002B194A">
        <w:rPr>
          <w:rFonts w:ascii="Helvetica" w:hAnsi="Helvetica" w:cs="Times New Roman"/>
        </w:rPr>
        <w:t>Q-learning model (Q_RPE)</w:t>
      </w:r>
      <w:r>
        <w:rPr>
          <w:rFonts w:ascii="Helvetica" w:hAnsi="Helvetica" w:cs="Times New Roman"/>
        </w:rPr>
        <w:t xml:space="preserve">, </w:t>
      </w:r>
      <w:r w:rsidR="002B194A" w:rsidRPr="002B194A">
        <w:rPr>
          <w:rFonts w:ascii="Helvetica" w:hAnsi="Helvetica" w:cs="Times New Roman"/>
        </w:rPr>
        <w:t xml:space="preserve">the action value </w:t>
      </w:r>
      <w:r>
        <w:rPr>
          <w:rFonts w:ascii="Helvetica" w:hAnsi="Helvetica" w:cs="Times New Roman"/>
        </w:rPr>
        <w:t>is</w:t>
      </w:r>
      <w:r w:rsidR="002B194A" w:rsidRPr="002B194A">
        <w:rPr>
          <w:rFonts w:ascii="Helvetica" w:hAnsi="Helvetica" w:cs="Times New Roman"/>
        </w:rPr>
        <w:t xml:space="preserve"> updated by:</w:t>
      </w:r>
    </w:p>
    <w:p w14:paraId="7D0E55A6" w14:textId="77777777" w:rsidR="008A5609" w:rsidRPr="002B194A" w:rsidRDefault="008A5609" w:rsidP="008A5609">
      <w:pPr>
        <w:spacing w:after="0" w:line="360" w:lineRule="auto"/>
        <w:rPr>
          <w:rFonts w:ascii="Helvetica" w:hAnsi="Helvetica" w:cs="Times New Roman"/>
        </w:rPr>
      </w:pPr>
    </w:p>
    <w:p w14:paraId="29F8AA48" w14:textId="12670389" w:rsidR="008A5609" w:rsidRPr="002B194A" w:rsidRDefault="00F91853" w:rsidP="008A5609">
      <w:pPr>
        <w:spacing w:after="0" w:line="360" w:lineRule="auto"/>
        <w:rPr>
          <w:rFonts w:ascii="Helvetica" w:hAnsi="Helvetica" w:cs="Times New Roman"/>
          <w:i/>
        </w:rPr>
      </w:pPr>
      <m:oMathPara>
        <m:oMath>
          <m:eqArr>
            <m:eqArrPr>
              <m:maxDist m:val="1"/>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n+1</m:t>
                  </m:r>
                </m:sub>
                <m:sup>
                  <m:r>
                    <w:rPr>
                      <w:rFonts w:ascii="Cambria Math" w:hAnsi="Cambria Math" w:cs="Times New Roman"/>
                    </w:rPr>
                    <m:t>i</m:t>
                  </m:r>
                </m:sup>
              </m:sSubSup>
              <m:r>
                <w:rPr>
                  <w:rFonts w:ascii="Cambria Math" w:hAnsi="Cambria Math" w:cs="Times New Roman"/>
                </w:rPr>
                <m:t xml:space="preserve">= </m:t>
              </m:r>
              <m:r>
                <w:rPr>
                  <w:rFonts w:ascii="Cambria Math" w:eastAsia="MS PGothic" w:hAnsi="Cambria Math" w:cs="Arial"/>
                  <w:color w:val="000000" w:themeColor="text1"/>
                  <w:kern w:val="24"/>
                </w:rPr>
                <m:t xml:space="preserve"> </m:t>
              </m:r>
              <m:d>
                <m:dPr>
                  <m:begChr m:val="{"/>
                  <m:endChr m:val=""/>
                  <m:ctrlPr>
                    <w:rPr>
                      <w:rFonts w:ascii="Cambria Math" w:eastAsia="MS PGothic" w:hAnsi="Cambria Math" w:cs="Arial"/>
                      <w:i/>
                      <w:color w:val="000000" w:themeColor="text1"/>
                      <w:kern w:val="24"/>
                    </w:rPr>
                  </m:ctrlPr>
                </m:dPr>
                <m:e>
                  <m:eqArr>
                    <m:eqArrPr>
                      <m:ctrlPr>
                        <w:rPr>
                          <w:rFonts w:ascii="Cambria Math" w:eastAsia="MS PGothic" w:hAnsi="Cambria Math" w:cs="Arial"/>
                          <w:i/>
                          <w:color w:val="000000" w:themeColor="text1"/>
                          <w:kern w:val="24"/>
                        </w:rPr>
                      </m:ctrlPr>
                    </m:eqArrPr>
                    <m:e>
                      <m:sSubSup>
                        <m:sSubSupPr>
                          <m:ctrlPr>
                            <w:rPr>
                              <w:rFonts w:ascii="Cambria Math" w:eastAsiaTheme="majorEastAsia" w:hAnsi="Cambria Math" w:cs="Arial"/>
                              <w:bCs/>
                              <w:i/>
                              <w:iCs/>
                              <w:color w:val="000000" w:themeColor="text1"/>
                            </w:rPr>
                          </m:ctrlPr>
                        </m:sSubSupPr>
                        <m:e>
                          <m:r>
                            <w:rPr>
                              <w:rFonts w:ascii="Cambria Math" w:hAnsi="Cambria Math" w:cs="Arial"/>
                              <w:color w:val="000000" w:themeColor="text1"/>
                            </w:rPr>
                            <m:t>Q</m:t>
                          </m:r>
                        </m:e>
                        <m:sub>
                          <m:r>
                            <w:rPr>
                              <w:rFonts w:ascii="Cambria Math" w:hAnsi="Cambria Math" w:cs="Arial"/>
                              <w:color w:val="000000" w:themeColor="text1"/>
                            </w:rPr>
                            <m:t>n</m:t>
                          </m:r>
                        </m:sub>
                        <m:sup>
                          <m:r>
                            <w:rPr>
                              <w:rFonts w:ascii="Cambria Math" w:hAnsi="Cambria Math" w:cs="Arial"/>
                              <w:color w:val="000000" w:themeColor="text1"/>
                            </w:rPr>
                            <m:t>i</m:t>
                          </m:r>
                        </m:sup>
                      </m:sSubSup>
                      <m:r>
                        <m:rPr>
                          <m:sty m:val="p"/>
                        </m:rPr>
                        <w:rPr>
                          <w:rFonts w:ascii="Cambria Math" w:eastAsia="MS PGothic" w:hAnsi="Cambria Math" w:cs="Arial"/>
                          <w:color w:val="000000" w:themeColor="text1"/>
                          <w:kern w:val="24"/>
                        </w:rPr>
                        <m:t xml:space="preserve"> </m:t>
                      </m:r>
                      <m:r>
                        <w:rPr>
                          <w:rFonts w:ascii="Cambria Math" w:eastAsia="MS PGothic" w:hAnsi="Cambria Math" w:cs="Arial"/>
                          <w:color w:val="000000" w:themeColor="text1"/>
                          <w:kern w:val="24"/>
                        </w:rPr>
                        <m:t>+</m:t>
                      </m:r>
                      <m:r>
                        <m:rPr>
                          <m:sty m:val="p"/>
                        </m:rPr>
                        <w:rPr>
                          <w:rFonts w:ascii="Cambria Math" w:hAnsi="Cambria Math" w:cs="Arial"/>
                          <w:color w:val="000000" w:themeColor="text1"/>
                        </w:rPr>
                        <m:t>α (</m:t>
                      </m:r>
                      <m:sSub>
                        <m:sSubPr>
                          <m:ctrlPr>
                            <w:rPr>
                              <w:rFonts w:ascii="Cambria Math" w:hAnsi="Cambria Math" w:cs="Arial"/>
                              <w:color w:val="000000" w:themeColor="text1"/>
                            </w:rPr>
                          </m:ctrlPr>
                        </m:sSubPr>
                        <m:e>
                          <m:r>
                            <w:rPr>
                              <w:rFonts w:ascii="Cambria Math" w:hAnsi="Cambria Math" w:cs="Arial"/>
                              <w:color w:val="000000" w:themeColor="text1"/>
                            </w:rPr>
                            <m:t>r</m:t>
                          </m:r>
                        </m:e>
                        <m:sub>
                          <m:r>
                            <w:rPr>
                              <w:rFonts w:ascii="Cambria Math" w:hAnsi="Cambria Math" w:cs="Arial"/>
                              <w:color w:val="000000" w:themeColor="text1"/>
                            </w:rPr>
                            <m:t>n</m:t>
                          </m:r>
                        </m:sub>
                      </m:sSub>
                      <m:r>
                        <w:rPr>
                          <w:rFonts w:ascii="Cambria Math" w:hAnsi="Cambria Math" w:cs="Arial"/>
                          <w:color w:val="000000" w:themeColor="text1"/>
                        </w:rPr>
                        <m:t>-</m:t>
                      </m:r>
                      <m:sSubSup>
                        <m:sSubSupPr>
                          <m:ctrlPr>
                            <w:rPr>
                              <w:rFonts w:ascii="Cambria Math" w:hAnsi="Cambria Math" w:cs="Arial"/>
                              <w:color w:val="000000" w:themeColor="text1"/>
                            </w:rPr>
                          </m:ctrlPr>
                        </m:sSubSupPr>
                        <m:e>
                          <m:r>
                            <w:rPr>
                              <w:rFonts w:ascii="Cambria Math" w:hAnsi="Cambria Math" w:cs="Arial"/>
                              <w:color w:val="000000" w:themeColor="text1"/>
                            </w:rPr>
                            <m:t>Q</m:t>
                          </m:r>
                        </m:e>
                        <m:sub>
                          <m:r>
                            <w:rPr>
                              <w:rFonts w:ascii="Cambria Math" w:hAnsi="Cambria Math" w:cs="Arial"/>
                              <w:color w:val="000000" w:themeColor="text1"/>
                            </w:rPr>
                            <m:t>n</m:t>
                          </m:r>
                        </m:sub>
                        <m:sup>
                          <m:r>
                            <w:rPr>
                              <w:rFonts w:ascii="Cambria Math" w:hAnsi="Cambria Math" w:cs="Arial"/>
                              <w:color w:val="000000" w:themeColor="text1"/>
                            </w:rPr>
                            <m:t>i</m:t>
                          </m:r>
                        </m:sup>
                      </m:sSubSup>
                      <m:r>
                        <w:rPr>
                          <w:rFonts w:ascii="Cambria Math" w:hAnsi="Cambria Math" w:cs="Arial"/>
                          <w:color w:val="000000" w:themeColor="text1"/>
                        </w:rPr>
                        <m:t xml:space="preserve">)         </m:t>
                      </m:r>
                      <m:r>
                        <m:rPr>
                          <m:sty m:val="p"/>
                        </m:rPr>
                        <w:rPr>
                          <w:rFonts w:ascii="Cambria Math" w:eastAsia="MS PGothic" w:hAnsi="Cambria Math" w:cs="Arial"/>
                          <w:color w:val="000000" w:themeColor="text1"/>
                          <w:kern w:val="24"/>
                        </w:rPr>
                        <m:t>i</m:t>
                      </m:r>
                      <m:r>
                        <m:rPr>
                          <m:sty m:val="p"/>
                        </m:rPr>
                        <w:rPr>
                          <w:rFonts w:ascii="Cambria Math" w:eastAsia="MS PGothic" w:hAnsi="Cambria Math" w:cs="Cambria Math"/>
                          <w:color w:val="000000" w:themeColor="text1"/>
                          <w:kern w:val="24"/>
                        </w:rPr>
                        <m:t>f</m:t>
                      </m:r>
                      <m:r>
                        <m:rPr>
                          <m:sty m:val="p"/>
                        </m:rPr>
                        <w:rPr>
                          <w:rFonts w:ascii="Cambria Math" w:eastAsia="MS PGothic" w:hAnsi="Cambria Math" w:cs="Arial"/>
                          <w:color w:val="000000" w:themeColor="text1"/>
                          <w:kern w:val="24"/>
                        </w:rPr>
                        <m:t xml:space="preserve"> </m:t>
                      </m:r>
                      <m:sSub>
                        <m:sSubPr>
                          <m:ctrlPr>
                            <w:rPr>
                              <w:rFonts w:ascii="Cambria Math" w:eastAsiaTheme="majorEastAsia" w:hAnsi="Cambria Math" w:cs="Arial"/>
                              <w:bCs/>
                              <w:i/>
                              <w:iCs/>
                              <w:color w:val="000000" w:themeColor="text1"/>
                            </w:rPr>
                          </m:ctrlPr>
                        </m:sSubPr>
                        <m:e>
                          <m:r>
                            <w:rPr>
                              <w:rFonts w:ascii="Cambria Math" w:hAnsi="Cambria Math" w:cs="Arial"/>
                              <w:color w:val="000000" w:themeColor="text1"/>
                            </w:rPr>
                            <m:t>c</m:t>
                          </m:r>
                        </m:e>
                        <m:sub>
                          <m:r>
                            <w:rPr>
                              <w:rFonts w:ascii="Cambria Math" w:hAnsi="Cambria Math" w:cs="Arial"/>
                              <w:color w:val="000000" w:themeColor="text1"/>
                            </w:rPr>
                            <m:t>n</m:t>
                          </m:r>
                        </m:sub>
                      </m:sSub>
                      <m:r>
                        <w:rPr>
                          <w:rFonts w:ascii="Cambria Math" w:hAnsi="Cambria Math" w:cs="Arial"/>
                          <w:color w:val="000000" w:themeColor="text1"/>
                        </w:rPr>
                        <m:t>=i</m:t>
                      </m:r>
                    </m:e>
                    <m:e>
                      <m:sSubSup>
                        <m:sSubSupPr>
                          <m:ctrlPr>
                            <w:rPr>
                              <w:rFonts w:ascii="Cambria Math" w:eastAsiaTheme="majorEastAsia" w:hAnsi="Cambria Math" w:cs="Arial"/>
                              <w:bCs/>
                              <w:i/>
                              <w:iCs/>
                              <w:color w:val="000000" w:themeColor="text1"/>
                            </w:rPr>
                          </m:ctrlPr>
                        </m:sSubSupPr>
                        <m:e>
                          <m:r>
                            <w:rPr>
                              <w:rFonts w:ascii="Cambria Math" w:hAnsi="Cambria Math" w:cs="Arial"/>
                              <w:color w:val="000000" w:themeColor="text1"/>
                            </w:rPr>
                            <m:t>Q</m:t>
                          </m:r>
                        </m:e>
                        <m:sub>
                          <m:r>
                            <w:rPr>
                              <w:rFonts w:ascii="Cambria Math" w:hAnsi="Cambria Math" w:cs="Arial"/>
                              <w:color w:val="000000" w:themeColor="text1"/>
                            </w:rPr>
                            <m:t>n</m:t>
                          </m:r>
                        </m:sub>
                        <m:sup>
                          <m:r>
                            <w:rPr>
                              <w:rFonts w:ascii="Cambria Math" w:hAnsi="Cambria Math" w:cs="Arial"/>
                              <w:color w:val="000000" w:themeColor="text1"/>
                            </w:rPr>
                            <m:t>i</m:t>
                          </m:r>
                        </m:sup>
                      </m:sSubSup>
                      <m:r>
                        <m:rPr>
                          <m:sty m:val="p"/>
                        </m:rPr>
                        <w:rPr>
                          <w:rFonts w:ascii="Cambria Math" w:eastAsia="MS PGothic" w:hAnsi="Cambria Math" w:cs="Arial"/>
                          <w:color w:val="000000" w:themeColor="text1"/>
                          <w:kern w:val="24"/>
                        </w:rPr>
                        <m:t xml:space="preserve">                                     i</m:t>
                      </m:r>
                      <m:r>
                        <m:rPr>
                          <m:sty m:val="p"/>
                        </m:rPr>
                        <w:rPr>
                          <w:rFonts w:ascii="Cambria Math" w:eastAsia="MS PGothic" w:hAnsi="Cambria Math" w:cs="Cambria Math"/>
                          <w:color w:val="000000" w:themeColor="text1"/>
                          <w:kern w:val="24"/>
                        </w:rPr>
                        <m:t>f</m:t>
                      </m:r>
                      <m:r>
                        <m:rPr>
                          <m:sty m:val="p"/>
                        </m:rPr>
                        <w:rPr>
                          <w:rFonts w:ascii="Cambria Math" w:eastAsia="MS PGothic" w:hAnsi="Cambria Math" w:cs="Arial"/>
                          <w:color w:val="000000" w:themeColor="text1"/>
                          <w:kern w:val="24"/>
                        </w:rPr>
                        <m:t xml:space="preserve"> </m:t>
                      </m:r>
                      <m:sSub>
                        <m:sSubPr>
                          <m:ctrlPr>
                            <w:rPr>
                              <w:rFonts w:ascii="Cambria Math" w:eastAsiaTheme="majorEastAsia" w:hAnsi="Cambria Math" w:cs="Arial"/>
                              <w:bCs/>
                              <w:i/>
                              <w:iCs/>
                              <w:color w:val="000000" w:themeColor="text1"/>
                            </w:rPr>
                          </m:ctrlPr>
                        </m:sSubPr>
                        <m:e>
                          <m:r>
                            <w:rPr>
                              <w:rFonts w:ascii="Cambria Math" w:hAnsi="Cambria Math" w:cs="Arial"/>
                              <w:color w:val="000000" w:themeColor="text1"/>
                            </w:rPr>
                            <m:t>c</m:t>
                          </m:r>
                        </m:e>
                        <m:sub>
                          <m:r>
                            <w:rPr>
                              <w:rFonts w:ascii="Cambria Math" w:hAnsi="Cambria Math" w:cs="Arial"/>
                              <w:color w:val="000000" w:themeColor="text1"/>
                            </w:rPr>
                            <m:t>n</m:t>
                          </m:r>
                        </m:sub>
                      </m:sSub>
                      <m:r>
                        <w:rPr>
                          <w:rFonts w:ascii="Cambria Math" w:hAnsi="Cambria Math" w:cs="Arial"/>
                          <w:color w:val="000000" w:themeColor="text1"/>
                        </w:rPr>
                        <m:t>≠i</m:t>
                      </m:r>
                    </m:e>
                  </m:eqAr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6</m:t>
                  </m:r>
                </m:e>
              </m:d>
            </m:e>
          </m:eqArr>
        </m:oMath>
      </m:oMathPara>
    </w:p>
    <w:p w14:paraId="0F11C179" w14:textId="77777777" w:rsidR="002B194A" w:rsidRPr="002B194A" w:rsidRDefault="002B194A" w:rsidP="002B194A">
      <w:pPr>
        <w:spacing w:after="0" w:line="360" w:lineRule="auto"/>
        <w:rPr>
          <w:rFonts w:ascii="Helvetica" w:hAnsi="Helvetica" w:cs="Times New Roman"/>
        </w:rPr>
      </w:pPr>
    </w:p>
    <w:p w14:paraId="3737EDCA" w14:textId="2362825C" w:rsidR="002B194A" w:rsidRDefault="008A5609" w:rsidP="002B194A">
      <w:pPr>
        <w:spacing w:after="0" w:line="360" w:lineRule="auto"/>
        <w:rPr>
          <w:rFonts w:ascii="Helvetica" w:hAnsi="Helvetica" w:cs="Times New Roman"/>
        </w:rPr>
      </w:pPr>
      <w:r>
        <w:rPr>
          <w:rFonts w:ascii="Helvetica" w:hAnsi="Helvetica" w:cs="Times New Roman"/>
        </w:rPr>
        <w:t>and t</w:t>
      </w:r>
      <w:r w:rsidR="002B194A" w:rsidRPr="002B194A">
        <w:rPr>
          <w:rFonts w:ascii="Helvetica" w:hAnsi="Helvetica" w:cs="Times New Roman"/>
        </w:rPr>
        <w:t xml:space="preserve">he probability to choose action </w:t>
      </w:r>
      <m:oMath>
        <m:r>
          <w:rPr>
            <w:rFonts w:ascii="Cambria Math" w:hAnsi="Cambria Math" w:cs="Times New Roman"/>
          </w:rPr>
          <m:t>i</m:t>
        </m:r>
      </m:oMath>
      <w:r w:rsidR="002B194A" w:rsidRPr="002B194A">
        <w:rPr>
          <w:rFonts w:ascii="Helvetica" w:hAnsi="Helvetica" w:cs="Times New Roman"/>
        </w:rPr>
        <w:t xml:space="preserve"> at trial </w:t>
      </w:r>
      <m:oMath>
        <m:r>
          <w:rPr>
            <w:rFonts w:ascii="Cambria Math" w:hAnsi="Cambria Math" w:cs="Times New Roman"/>
          </w:rPr>
          <m:t>n</m:t>
        </m:r>
      </m:oMath>
      <w:r w:rsidR="002B194A" w:rsidRPr="002B194A">
        <w:rPr>
          <w:rFonts w:ascii="Helvetica" w:hAnsi="Helvetica" w:cs="Times New Roman"/>
        </w:rPr>
        <w:t xml:space="preserve"> was then given by:</w:t>
      </w:r>
    </w:p>
    <w:p w14:paraId="68AE0422" w14:textId="77777777" w:rsidR="008A5609" w:rsidRPr="002B194A" w:rsidRDefault="008A5609" w:rsidP="008A5609">
      <w:pPr>
        <w:spacing w:after="0" w:line="360" w:lineRule="auto"/>
        <w:rPr>
          <w:rFonts w:ascii="Helvetica" w:hAnsi="Helvetica" w:cs="Times New Roman"/>
        </w:rPr>
      </w:pPr>
    </w:p>
    <w:p w14:paraId="76E18BCD" w14:textId="3D1A494D" w:rsidR="008A5609" w:rsidRPr="002B194A" w:rsidRDefault="00F91853" w:rsidP="008A5609">
      <w:pPr>
        <w:spacing w:after="0" w:line="360" w:lineRule="auto"/>
        <w:rPr>
          <w:rFonts w:ascii="Helvetica" w:hAnsi="Helvetica" w:cs="Times New Roman"/>
          <w:iCs/>
        </w:rPr>
      </w:pPr>
      <m:oMathPara>
        <m:oMathParaPr>
          <m:jc m:val="left"/>
        </m:oMathParaPr>
        <m:oMath>
          <m:eqArr>
            <m:eqArrPr>
              <m:maxDist m:val="1"/>
              <m:ctrlPr>
                <w:rPr>
                  <w:rFonts w:ascii="Cambria Math" w:hAnsi="Cambria Math" w:cs="Times New Roman"/>
                </w:rPr>
              </m:ctrlPr>
            </m:eqArrPr>
            <m:e>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 xml:space="preserve">=i) = </m:t>
              </m:r>
              <m:f>
                <m:fPr>
                  <m:ctrlPr>
                    <w:rPr>
                      <w:rFonts w:ascii="Cambria Math" w:hAnsi="Cambria Math" w:cs="Times New Roman"/>
                      <w:i/>
                    </w:rPr>
                  </m:ctrlPr>
                </m:fPr>
                <m:num>
                  <m:r>
                    <w:rPr>
                      <w:rFonts w:ascii="Cambria Math" w:hAnsi="Cambria Math" w:cs="Times New Roman"/>
                    </w:rPr>
                    <m:t>exp</m:t>
                  </m:r>
                  <m:d>
                    <m:dPr>
                      <m:ctrlPr>
                        <w:rPr>
                          <w:rFonts w:ascii="Cambria Math" w:hAnsi="Cambria Math" w:cs="Times New Roman"/>
                          <w:i/>
                        </w:rPr>
                      </m:ctrlPr>
                    </m:dPr>
                    <m:e>
                      <m:r>
                        <w:rPr>
                          <w:rFonts w:ascii="Cambria Math" w:hAnsi="Cambria Math" w:cs="Times New Roman"/>
                        </w:rPr>
                        <m:t>β</m:t>
                      </m:r>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w:rPr>
                              <w:rFonts w:ascii="Cambria Math" w:hAnsi="Cambria Math" w:cs="Times New Roman"/>
                            </w:rPr>
                            <m:t>i</m:t>
                          </m:r>
                        </m:sup>
                      </m:sSubSup>
                    </m:e>
                  </m:d>
                </m:num>
                <m:den>
                  <m:nary>
                    <m:naryPr>
                      <m:chr m:val="∑"/>
                      <m:limLoc m:val="undOvr"/>
                      <m:supHide m:val="1"/>
                      <m:ctrlPr>
                        <w:rPr>
                          <w:rFonts w:ascii="Cambria Math" w:hAnsi="Cambria Math" w:cs="Times New Roman"/>
                          <w:i/>
                        </w:rPr>
                      </m:ctrlPr>
                    </m:naryPr>
                    <m:sub>
                      <m:r>
                        <w:rPr>
                          <w:rFonts w:ascii="Cambria Math" w:hAnsi="Cambria Math" w:cs="Times New Roman"/>
                        </w:rPr>
                        <m:t>j</m:t>
                      </m:r>
                    </m:sub>
                    <m:sup/>
                    <m:e>
                      <m:r>
                        <w:rPr>
                          <w:rFonts w:ascii="Cambria Math" w:hAnsi="Cambria Math" w:cs="Times New Roman"/>
                        </w:rPr>
                        <m:t>exp</m:t>
                      </m:r>
                      <m:d>
                        <m:dPr>
                          <m:ctrlPr>
                            <w:rPr>
                              <w:rFonts w:ascii="Cambria Math" w:hAnsi="Cambria Math" w:cs="Times New Roman"/>
                              <w:i/>
                            </w:rPr>
                          </m:ctrlPr>
                        </m:dPr>
                        <m:e>
                          <m:r>
                            <w:rPr>
                              <w:rFonts w:ascii="Cambria Math" w:hAnsi="Cambria Math" w:cs="Times New Roman"/>
                            </w:rPr>
                            <m:t>β</m:t>
                          </m:r>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w:rPr>
                                  <w:rFonts w:ascii="Cambria Math" w:hAnsi="Cambria Math" w:cs="Times New Roman"/>
                                </w:rPr>
                                <m:t>j</m:t>
                              </m:r>
                            </m:sup>
                          </m:sSubSup>
                        </m:e>
                      </m:d>
                    </m:e>
                  </m:nary>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7</m:t>
                  </m:r>
                </m:e>
              </m:d>
              <m:ctrlPr>
                <w:rPr>
                  <w:rFonts w:ascii="Cambria Math" w:hAnsi="Cambria Math" w:cs="Times New Roman"/>
                  <w:i/>
                </w:rPr>
              </m:ctrlPr>
            </m:e>
          </m:eqArr>
        </m:oMath>
      </m:oMathPara>
    </w:p>
    <w:p w14:paraId="33E8E897" w14:textId="799B4D59" w:rsidR="008A5609" w:rsidRDefault="008A5609" w:rsidP="002B194A">
      <w:pPr>
        <w:spacing w:after="0" w:line="360" w:lineRule="auto"/>
        <w:rPr>
          <w:rFonts w:ascii="Helvetica" w:hAnsi="Helvetica" w:cs="Times New Roman"/>
        </w:rPr>
      </w:pPr>
    </w:p>
    <w:p w14:paraId="1EE712CC" w14:textId="460222FD" w:rsidR="00273C51" w:rsidRPr="002B194A" w:rsidRDefault="00273C51" w:rsidP="00273C51">
      <w:pPr>
        <w:spacing w:after="0" w:line="360" w:lineRule="auto"/>
        <w:rPr>
          <w:rFonts w:ascii="Helvetica" w:hAnsi="Helvetica" w:cs="Times New Roman"/>
        </w:rPr>
      </w:pPr>
      <w:r>
        <w:rPr>
          <w:rFonts w:ascii="Helvetica" w:hAnsi="Helvetica" w:cs="Times New Roman"/>
        </w:rPr>
        <w:t>For the</w:t>
      </w:r>
      <w:r w:rsidRPr="002B194A">
        <w:rPr>
          <w:rFonts w:ascii="Helvetica" w:hAnsi="Helvetica" w:cs="Times New Roman"/>
        </w:rPr>
        <w:t xml:space="preserve"> forgetting Q-learning model (FQ_RPE), the action values were updated by equation (1), </w:t>
      </w:r>
      <w:r>
        <w:rPr>
          <w:rFonts w:ascii="Helvetica" w:hAnsi="Helvetica" w:cs="Times New Roman"/>
        </w:rPr>
        <w:t xml:space="preserve">and </w:t>
      </w:r>
      <w:r w:rsidRPr="002B194A">
        <w:rPr>
          <w:rFonts w:ascii="Helvetica" w:hAnsi="Helvetica" w:cs="Times New Roman"/>
        </w:rPr>
        <w:t xml:space="preserve">the probability to choose action </w:t>
      </w:r>
      <m:oMath>
        <m:r>
          <w:rPr>
            <w:rFonts w:ascii="Cambria Math" w:hAnsi="Cambria Math" w:cs="Times New Roman"/>
          </w:rPr>
          <m:t>i</m:t>
        </m:r>
      </m:oMath>
      <w:r w:rsidRPr="002B194A">
        <w:rPr>
          <w:rFonts w:ascii="Helvetica" w:hAnsi="Helvetica" w:cs="Times New Roman"/>
        </w:rPr>
        <w:t xml:space="preserve"> </w:t>
      </w:r>
      <w:r>
        <w:rPr>
          <w:rFonts w:ascii="Helvetica" w:hAnsi="Helvetica" w:cs="Times New Roman"/>
        </w:rPr>
        <w:t>on</w:t>
      </w:r>
      <w:r w:rsidRPr="002B194A">
        <w:rPr>
          <w:rFonts w:ascii="Helvetica" w:hAnsi="Helvetica" w:cs="Times New Roman"/>
        </w:rPr>
        <w:t xml:space="preserve"> trial </w:t>
      </w:r>
      <m:oMath>
        <m:r>
          <w:rPr>
            <w:rFonts w:ascii="Cambria Math" w:hAnsi="Cambria Math" w:cs="Times New Roman"/>
          </w:rPr>
          <m:t>n</m:t>
        </m:r>
      </m:oMath>
      <w:r w:rsidRPr="002B194A">
        <w:rPr>
          <w:rFonts w:ascii="Helvetica" w:hAnsi="Helvetica" w:cs="Times New Roman"/>
        </w:rPr>
        <w:t xml:space="preserve"> is given by equation (</w:t>
      </w:r>
      <w:r w:rsidR="00017C8A">
        <w:rPr>
          <w:rFonts w:ascii="Helvetica" w:hAnsi="Helvetica" w:cs="Times New Roman"/>
        </w:rPr>
        <w:t>7</w:t>
      </w:r>
      <w:r w:rsidRPr="002B194A">
        <w:rPr>
          <w:rFonts w:ascii="Helvetica" w:hAnsi="Helvetica" w:cs="Times New Roman"/>
        </w:rPr>
        <w:t xml:space="preserve">). </w:t>
      </w:r>
    </w:p>
    <w:p w14:paraId="55F35AEC" w14:textId="77777777" w:rsidR="00273C51" w:rsidRDefault="00273C51" w:rsidP="002B194A">
      <w:pPr>
        <w:spacing w:after="0" w:line="360" w:lineRule="auto"/>
        <w:rPr>
          <w:rFonts w:ascii="Helvetica" w:hAnsi="Helvetica" w:cs="Times New Roman"/>
        </w:rPr>
      </w:pPr>
    </w:p>
    <w:p w14:paraId="573A6FEA" w14:textId="3AD0C705" w:rsidR="002B194A" w:rsidRDefault="008A5609" w:rsidP="002B194A">
      <w:pPr>
        <w:spacing w:after="0" w:line="360" w:lineRule="auto"/>
        <w:rPr>
          <w:rFonts w:ascii="Helvetica" w:hAnsi="Helvetica" w:cs="Times New Roman"/>
        </w:rPr>
      </w:pPr>
      <w:r>
        <w:rPr>
          <w:rFonts w:ascii="Helvetica" w:hAnsi="Helvetica" w:cs="Times New Roman"/>
        </w:rPr>
        <w:t>For the</w:t>
      </w:r>
      <w:r w:rsidR="002B194A" w:rsidRPr="002B194A">
        <w:rPr>
          <w:rFonts w:ascii="Helvetica" w:hAnsi="Helvetica" w:cs="Times New Roman"/>
        </w:rPr>
        <w:t xml:space="preserve"> differential Q-learning model (DQ_RPE) </w:t>
      </w:r>
      <w:r w:rsidR="002B194A" w:rsidRPr="002B194A">
        <w:rPr>
          <w:rFonts w:ascii="Helvetica" w:hAnsi="Helvetica" w:cs="Times New Roman"/>
        </w:rPr>
        <w:fldChar w:fldCharType="begin">
          <w:fldData xml:space="preserve">PEVuZE5vdGU+PENpdGU+PEF1dGhvcj5DYXplPC9BdXRob3I+PFllYXI+MjAxMzwvWWVhcj48UmVj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</w:fldData>
        </w:fldChar>
      </w:r>
      <w:r w:rsidR="002B194A">
        <w:rPr>
          <w:rFonts w:ascii="Helvetica" w:hAnsi="Helvetica" w:cs="Times New Roman"/>
        </w:rPr>
        <w:instrText xml:space="preserve"> ADDIN EN.CITE </w:instrText>
      </w:r>
      <w:r w:rsidR="002B194A">
        <w:rPr>
          <w:rFonts w:ascii="Helvetica" w:hAnsi="Helvetica" w:cs="Times New Roman"/>
        </w:rPr>
        <w:fldChar w:fldCharType="begin">
          <w:fldData xml:space="preserve">PEVuZE5vdGU+PENpdGU+PEF1dGhvcj5DYXplPC9BdXRob3I+PFllYXI+MjAxMzwvWWVhcj48UmVj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</w:fldData>
        </w:fldChar>
      </w:r>
      <w:r w:rsidR="002B194A">
        <w:rPr>
          <w:rFonts w:ascii="Helvetica" w:hAnsi="Helvetica" w:cs="Times New Roman"/>
        </w:rPr>
        <w:instrText xml:space="preserve"> ADDIN EN.CITE.DATA </w:instrText>
      </w:r>
      <w:r w:rsidR="002B194A">
        <w:rPr>
          <w:rFonts w:ascii="Helvetica" w:hAnsi="Helvetica" w:cs="Times New Roman"/>
        </w:rPr>
      </w:r>
      <w:r w:rsidR="002B194A">
        <w:rPr>
          <w:rFonts w:ascii="Helvetica" w:hAnsi="Helvetica" w:cs="Times New Roman"/>
        </w:rPr>
        <w:fldChar w:fldCharType="end"/>
      </w:r>
      <w:r w:rsidR="002B194A" w:rsidRPr="002B194A">
        <w:rPr>
          <w:rFonts w:ascii="Helvetica" w:hAnsi="Helvetica" w:cs="Times New Roman"/>
        </w:rPr>
      </w:r>
      <w:r w:rsidR="002B194A" w:rsidRPr="002B194A">
        <w:rPr>
          <w:rFonts w:ascii="Helvetica" w:hAnsi="Helvetica" w:cs="Times New Roman"/>
        </w:rPr>
        <w:fldChar w:fldCharType="separate"/>
      </w:r>
      <w:r w:rsidR="002B194A">
        <w:rPr>
          <w:rFonts w:ascii="Helvetica" w:hAnsi="Helvetica" w:cs="Times New Roman"/>
          <w:noProof/>
        </w:rPr>
        <w:t>(Caze and van der Meer, 2013; Katahira, 2018)</w:t>
      </w:r>
      <w:r w:rsidR="002B194A" w:rsidRPr="002B194A">
        <w:rPr>
          <w:rFonts w:ascii="Helvetica" w:hAnsi="Helvetica" w:cs="Times New Roman"/>
        </w:rPr>
        <w:fldChar w:fldCharType="end"/>
      </w:r>
      <w:r>
        <w:rPr>
          <w:rFonts w:ascii="Helvetica" w:hAnsi="Helvetica" w:cs="Times New Roman"/>
        </w:rPr>
        <w:t xml:space="preserve">, </w:t>
      </w:r>
      <w:r w:rsidR="002B194A" w:rsidRPr="002B194A">
        <w:rPr>
          <w:rFonts w:ascii="Helvetica" w:hAnsi="Helvetica" w:cs="Times New Roman"/>
        </w:rPr>
        <w:t xml:space="preserve">the action value </w:t>
      </w:r>
      <w:r>
        <w:rPr>
          <w:rFonts w:ascii="Helvetica" w:hAnsi="Helvetica" w:cs="Times New Roman"/>
        </w:rPr>
        <w:t>is</w:t>
      </w:r>
      <w:r w:rsidR="002B194A" w:rsidRPr="002B194A">
        <w:rPr>
          <w:rFonts w:ascii="Helvetica" w:hAnsi="Helvetica" w:cs="Times New Roman"/>
        </w:rPr>
        <w:t xml:space="preserve"> updated by:</w:t>
      </w:r>
    </w:p>
    <w:p w14:paraId="766FCE79" w14:textId="77777777" w:rsidR="008A5609" w:rsidRPr="002B194A" w:rsidRDefault="008A5609" w:rsidP="002B194A">
      <w:pPr>
        <w:spacing w:after="0" w:line="360" w:lineRule="auto"/>
        <w:rPr>
          <w:rFonts w:ascii="Helvetica" w:hAnsi="Helvetica" w:cs="Times New Roman"/>
        </w:rPr>
      </w:pPr>
    </w:p>
    <w:p w14:paraId="77E451A0" w14:textId="6F559F14" w:rsidR="002B194A" w:rsidRPr="008A5609" w:rsidRDefault="00F91853" w:rsidP="002B194A">
      <w:pPr>
        <w:spacing w:after="0" w:line="360" w:lineRule="auto"/>
        <w:rPr>
          <w:rFonts w:ascii="Helvetica" w:hAnsi="Helvetica" w:cs="Times New Roman"/>
          <w:i/>
        </w:rPr>
      </w:pPr>
      <m:oMathPara>
        <m:oMathParaPr>
          <m:jc m:val="left"/>
        </m:oMathParaPr>
        <m:oMath>
          <m:eqArr>
            <m:eqArrPr>
              <m:maxDist m:val="1"/>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n+1</m:t>
                  </m:r>
                </m:sub>
                <m:sup>
                  <m:r>
                    <w:rPr>
                      <w:rFonts w:ascii="Cambria Math" w:hAnsi="Cambria Math" w:cs="Times New Roman"/>
                    </w:rPr>
                    <m:t>i</m:t>
                  </m:r>
                </m:sup>
              </m:sSubSup>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w:rPr>
                              <w:rFonts w:ascii="Cambria Math" w:hAnsi="Cambria Math" w:cs="Times New Roman"/>
                            </w:rPr>
                            <m:t>i</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w:rPr>
                                  <w:rFonts w:ascii="Cambria Math" w:hAnsi="Cambria Math" w:cs="Times New Roman"/>
                                </w:rPr>
                                <m:t>i</m:t>
                              </m:r>
                            </m:sup>
                          </m:sSubSup>
                        </m:e>
                      </m:d>
                      <m:r>
                        <w:rPr>
                          <w:rFonts w:ascii="Cambria Math" w:hAnsi="Cambria Math" w:cs="Times New Roman"/>
                        </w:rPr>
                        <m:t xml:space="preserve">           </m:t>
                      </m:r>
                      <m:r>
                        <m:rPr>
                          <m:sty m:val="p"/>
                        </m:rPr>
                        <w:rPr>
                          <w:rFonts w:ascii="Cambria Math" w:eastAsia="MS PGothic" w:hAnsi="Cambria Math" w:cs="Arial"/>
                          <w:color w:val="000000" w:themeColor="text1"/>
                          <w:kern w:val="24"/>
                        </w:rPr>
                        <m:t>i</m:t>
                      </m:r>
                      <m:r>
                        <m:rPr>
                          <m:sty m:val="p"/>
                        </m:rPr>
                        <w:rPr>
                          <w:rFonts w:ascii="Cambria Math" w:eastAsia="MS PGothic" w:hAnsi="Cambria Math" w:cs="Cambria Math"/>
                          <w:color w:val="000000" w:themeColor="text1"/>
                          <w:kern w:val="24"/>
                        </w:rPr>
                        <m:t>f</m:t>
                      </m:r>
                      <m:r>
                        <m:rPr>
                          <m:sty m:val="p"/>
                        </m:rPr>
                        <w:rPr>
                          <w:rFonts w:ascii="Cambria Math" w:eastAsia="MS PGothic" w:hAnsi="Cambria Math" w:cs="Arial"/>
                          <w:color w:val="000000" w:themeColor="text1"/>
                          <w:kern w:val="24"/>
                        </w:rPr>
                        <m:t xml:space="preserve"> </m:t>
                      </m:r>
                      <m:sSub>
                        <m:sSubPr>
                          <m:ctrlPr>
                            <w:rPr>
                              <w:rFonts w:ascii="Cambria Math" w:eastAsiaTheme="majorEastAsia" w:hAnsi="Cambria Math" w:cs="Arial"/>
                              <w:bCs/>
                              <w:i/>
                              <w:iCs/>
                              <w:color w:val="000000" w:themeColor="text1"/>
                            </w:rPr>
                          </m:ctrlPr>
                        </m:sSubPr>
                        <m:e>
                          <m:r>
                            <w:rPr>
                              <w:rFonts w:ascii="Cambria Math" w:hAnsi="Cambria Math" w:cs="Arial"/>
                              <w:color w:val="000000" w:themeColor="text1"/>
                            </w:rPr>
                            <m:t>c</m:t>
                          </m:r>
                        </m:e>
                        <m:sub>
                          <m:r>
                            <w:rPr>
                              <w:rFonts w:ascii="Cambria Math" w:hAnsi="Cambria Math" w:cs="Arial"/>
                              <w:color w:val="000000" w:themeColor="text1"/>
                            </w:rPr>
                            <m:t>n</m:t>
                          </m:r>
                        </m:sub>
                      </m:sSub>
                      <m:r>
                        <w:rPr>
                          <w:rFonts w:ascii="Cambria Math" w:hAnsi="Cambria Math" w:cs="Arial"/>
                          <w:color w:val="000000" w:themeColor="text1"/>
                        </w:rPr>
                        <m:t>=i,</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r</m:t>
                          </m:r>
                        </m:e>
                        <m:sub>
                          <m:r>
                            <w:rPr>
                              <w:rFonts w:ascii="Cambria Math" w:hAnsi="Cambria Math" w:cs="Times New Roman"/>
                            </w:rPr>
                            <m:t>n</m:t>
                          </m:r>
                        </m:sub>
                      </m:sSub>
                      <m:r>
                        <w:rPr>
                          <w:rFonts w:ascii="Cambria Math" w:hAnsi="Cambria Math" w:cs="Times New Roman"/>
                        </w:rPr>
                        <m:t>=1</m:t>
                      </m:r>
                    </m:e>
                    <m:e>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w:rPr>
                              <w:rFonts w:ascii="Cambria Math" w:hAnsi="Cambria Math" w:cs="Times New Roman"/>
                            </w:rPr>
                            <m:t>i</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U</m:t>
                          </m:r>
                        </m:sub>
                      </m:sSub>
                      <m:d>
                        <m:dPr>
                          <m:ctrlPr>
                            <w:rPr>
                              <w:rFonts w:ascii="Cambria Math" w:hAnsi="Cambria Math" w:cs="Times New Roman"/>
                              <w:i/>
                            </w:rPr>
                          </m:ctrlPr>
                        </m:dPr>
                        <m:e>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w:rPr>
                                  <w:rFonts w:ascii="Cambria Math" w:hAnsi="Cambria Math" w:cs="Times New Roman"/>
                                </w:rPr>
                                <m:t>i</m:t>
                              </m:r>
                            </m:sup>
                          </m:sSubSup>
                        </m:e>
                      </m:d>
                      <m:r>
                        <w:rPr>
                          <w:rFonts w:ascii="Cambria Math" w:hAnsi="Cambria Math" w:cs="Times New Roman"/>
                        </w:rPr>
                        <m:t xml:space="preserve">          </m:t>
                      </m:r>
                      <m:r>
                        <m:rPr>
                          <m:sty m:val="p"/>
                        </m:rPr>
                        <w:rPr>
                          <w:rFonts w:ascii="Cambria Math" w:eastAsia="MS PGothic" w:hAnsi="Cambria Math" w:cs="Arial"/>
                          <w:color w:val="000000" w:themeColor="text1"/>
                          <w:kern w:val="24"/>
                        </w:rPr>
                        <m:t>i</m:t>
                      </m:r>
                      <m:r>
                        <m:rPr>
                          <m:sty m:val="p"/>
                        </m:rPr>
                        <w:rPr>
                          <w:rFonts w:ascii="Cambria Math" w:eastAsia="MS PGothic" w:hAnsi="Cambria Math" w:cs="Cambria Math"/>
                          <w:color w:val="000000" w:themeColor="text1"/>
                          <w:kern w:val="24"/>
                        </w:rPr>
                        <m:t>f</m:t>
                      </m:r>
                      <m:r>
                        <m:rPr>
                          <m:sty m:val="p"/>
                        </m:rPr>
                        <w:rPr>
                          <w:rFonts w:ascii="Cambria Math" w:eastAsia="MS PGothic" w:hAnsi="Cambria Math" w:cs="Arial"/>
                          <w:color w:val="000000" w:themeColor="text1"/>
                          <w:kern w:val="24"/>
                        </w:rPr>
                        <m:t xml:space="preserve"> </m:t>
                      </m:r>
                      <m:sSub>
                        <m:sSubPr>
                          <m:ctrlPr>
                            <w:rPr>
                              <w:rFonts w:ascii="Cambria Math" w:eastAsiaTheme="majorEastAsia" w:hAnsi="Cambria Math" w:cs="Arial"/>
                              <w:bCs/>
                              <w:i/>
                              <w:iCs/>
                              <w:color w:val="000000" w:themeColor="text1"/>
                            </w:rPr>
                          </m:ctrlPr>
                        </m:sSubPr>
                        <m:e>
                          <m:r>
                            <w:rPr>
                              <w:rFonts w:ascii="Cambria Math" w:hAnsi="Cambria Math" w:cs="Arial"/>
                              <w:color w:val="000000" w:themeColor="text1"/>
                            </w:rPr>
                            <m:t>c</m:t>
                          </m:r>
                        </m:e>
                        <m:sub>
                          <m:r>
                            <w:rPr>
                              <w:rFonts w:ascii="Cambria Math" w:hAnsi="Cambria Math" w:cs="Arial"/>
                              <w:color w:val="000000" w:themeColor="text1"/>
                            </w:rPr>
                            <m:t>n</m:t>
                          </m:r>
                        </m:sub>
                      </m:sSub>
                      <m:r>
                        <w:rPr>
                          <w:rFonts w:ascii="Cambria Math" w:hAnsi="Cambria Math" w:cs="Arial"/>
                          <w:color w:val="000000" w:themeColor="text1"/>
                        </w:rPr>
                        <m:t>=i,</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r</m:t>
                          </m:r>
                        </m:e>
                        <m:sub>
                          <m:r>
                            <w:rPr>
                              <w:rFonts w:ascii="Cambria Math" w:hAnsi="Cambria Math" w:cs="Times New Roman"/>
                            </w:rPr>
                            <m:t>n</m:t>
                          </m:r>
                        </m:sub>
                      </m:sSub>
                      <m:r>
                        <w:rPr>
                          <w:rFonts w:ascii="Cambria Math" w:hAnsi="Cambria Math" w:cs="Times New Roman"/>
                        </w:rPr>
                        <m:t>=0</m:t>
                      </m:r>
                    </m:e>
                    <m:e>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w:rPr>
                              <w:rFonts w:ascii="Cambria Math" w:hAnsi="Cambria Math" w:cs="Times New Roman"/>
                            </w:rPr>
                            <m:t>i</m:t>
                          </m:r>
                        </m:sup>
                      </m:sSubSup>
                      <m:r>
                        <m:rPr>
                          <m:sty m:val="p"/>
                        </m:rPr>
                        <w:rPr>
                          <w:rFonts w:ascii="Cambria Math" w:eastAsia="MS PGothic" w:hAnsi="Cambria Math" w:cs="Arial"/>
                          <w:color w:val="000000" w:themeColor="text1"/>
                          <w:kern w:val="24"/>
                        </w:rPr>
                        <m:t xml:space="preserve">                       i</m:t>
                      </m:r>
                      <m:r>
                        <m:rPr>
                          <m:sty m:val="p"/>
                        </m:rPr>
                        <w:rPr>
                          <w:rFonts w:ascii="Cambria Math" w:eastAsia="MS PGothic" w:hAnsi="Cambria Math" w:cs="Cambria Math"/>
                          <w:color w:val="000000" w:themeColor="text1"/>
                          <w:kern w:val="24"/>
                        </w:rPr>
                        <m:t>f</m:t>
                      </m:r>
                      <m:r>
                        <m:rPr>
                          <m:sty m:val="p"/>
                        </m:rPr>
                        <w:rPr>
                          <w:rFonts w:ascii="Cambria Math" w:eastAsia="MS PGothic" w:hAnsi="Cambria Math" w:cs="Arial"/>
                          <w:color w:val="000000" w:themeColor="text1"/>
                          <w:kern w:val="24"/>
                        </w:rPr>
                        <m:t xml:space="preserve"> </m:t>
                      </m:r>
                      <m:sSub>
                        <m:sSubPr>
                          <m:ctrlPr>
                            <w:rPr>
                              <w:rFonts w:ascii="Cambria Math" w:eastAsiaTheme="majorEastAsia" w:hAnsi="Cambria Math" w:cs="Arial"/>
                              <w:bCs/>
                              <w:i/>
                              <w:iCs/>
                              <w:color w:val="000000" w:themeColor="text1"/>
                            </w:rPr>
                          </m:ctrlPr>
                        </m:sSubPr>
                        <m:e>
                          <m:r>
                            <w:rPr>
                              <w:rFonts w:ascii="Cambria Math" w:hAnsi="Cambria Math" w:cs="Arial"/>
                              <w:color w:val="000000" w:themeColor="text1"/>
                            </w:rPr>
                            <m:t>c</m:t>
                          </m:r>
                        </m:e>
                        <m:sub>
                          <m:r>
                            <w:rPr>
                              <w:rFonts w:ascii="Cambria Math" w:hAnsi="Cambria Math" w:cs="Arial"/>
                              <w:color w:val="000000" w:themeColor="text1"/>
                            </w:rPr>
                            <m:t>n</m:t>
                          </m:r>
                        </m:sub>
                      </m:sSub>
                      <m:r>
                        <w:rPr>
                          <w:rFonts w:ascii="Cambria Math" w:hAnsi="Cambria Math" w:cs="Arial"/>
                          <w:color w:val="000000" w:themeColor="text1"/>
                        </w:rPr>
                        <m:t>≠i</m:t>
                      </m:r>
                    </m:e>
                  </m:eqAr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8</m:t>
                  </m:r>
                </m:e>
              </m:d>
            </m:e>
          </m:eqArr>
        </m:oMath>
      </m:oMathPara>
    </w:p>
    <w:p w14:paraId="04052A45" w14:textId="77777777" w:rsidR="008A5609" w:rsidRDefault="008A5609" w:rsidP="002B194A">
      <w:pPr>
        <w:spacing w:after="0" w:line="360" w:lineRule="auto"/>
        <w:rPr>
          <w:rFonts w:ascii="Helvetica" w:hAnsi="Helvetica" w:cs="Times New Roman"/>
        </w:rPr>
      </w:pPr>
    </w:p>
    <w:p w14:paraId="5C1E5847" w14:textId="1F5B41A7" w:rsidR="008A5609" w:rsidRDefault="008A5609" w:rsidP="00273C51">
      <w:pPr>
        <w:spacing w:after="0" w:line="360" w:lineRule="auto"/>
        <w:rPr>
          <w:rFonts w:ascii="Helvetica" w:hAnsi="Helvetica" w:cs="Times New Roman"/>
        </w:rPr>
      </w:pPr>
      <w:r>
        <w:rPr>
          <w:rFonts w:ascii="Helvetica" w:hAnsi="Helvetica" w:cs="Times New Roman"/>
        </w:rPr>
        <w:t xml:space="preserve">where </w:t>
      </w:r>
      <m:oMath>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R</m:t>
            </m:r>
          </m:sub>
        </m:sSub>
      </m:oMath>
      <w:r>
        <w:rPr>
          <w:rFonts w:ascii="Helvetica" w:hAnsi="Helvetica" w:cs="Times New Roman"/>
        </w:rPr>
        <w:t xml:space="preserve"> and </w:t>
      </w:r>
      <m:oMath>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U</m:t>
            </m:r>
          </m:sub>
        </m:sSub>
      </m:oMath>
      <w:r>
        <w:rPr>
          <w:rFonts w:ascii="Helvetica" w:hAnsi="Helvetica" w:cs="Times New Roman"/>
        </w:rPr>
        <w:t xml:space="preserve"> are</w:t>
      </w:r>
      <w:r w:rsidR="002B194A" w:rsidRPr="002B194A">
        <w:rPr>
          <w:rFonts w:ascii="Helvetica" w:hAnsi="Helvetica" w:cs="Times New Roman"/>
        </w:rPr>
        <w:t xml:space="preserve"> the learning rate</w:t>
      </w:r>
      <w:r>
        <w:rPr>
          <w:rFonts w:ascii="Helvetica" w:hAnsi="Helvetica" w:cs="Times New Roman"/>
        </w:rPr>
        <w:t>s</w:t>
      </w:r>
      <w:r w:rsidR="002B194A" w:rsidRPr="002B194A">
        <w:rPr>
          <w:rFonts w:ascii="Helvetica" w:hAnsi="Helvetica" w:cs="Times New Roman"/>
        </w:rPr>
        <w:t xml:space="preserve"> for rewarded and unrewarded trials, respectively. </w:t>
      </w:r>
      <w:r>
        <w:rPr>
          <w:rFonts w:ascii="Helvetica" w:hAnsi="Helvetica" w:cs="Times New Roman"/>
        </w:rPr>
        <w:t>T</w:t>
      </w:r>
      <w:r w:rsidR="002B194A" w:rsidRPr="002B194A">
        <w:rPr>
          <w:rFonts w:ascii="Helvetica" w:hAnsi="Helvetica" w:cs="Times New Roman"/>
        </w:rPr>
        <w:t xml:space="preserve">he probability to choose action </w:t>
      </w:r>
      <m:oMath>
        <m:r>
          <w:rPr>
            <w:rFonts w:ascii="Cambria Math" w:hAnsi="Cambria Math" w:cs="Times New Roman"/>
          </w:rPr>
          <m:t>i</m:t>
        </m:r>
      </m:oMath>
      <w:r w:rsidR="002B194A" w:rsidRPr="002B194A">
        <w:rPr>
          <w:rFonts w:ascii="Helvetica" w:hAnsi="Helvetica" w:cs="Times New Roman"/>
        </w:rPr>
        <w:t xml:space="preserve"> </w:t>
      </w:r>
      <w:r>
        <w:rPr>
          <w:rFonts w:ascii="Helvetica" w:hAnsi="Helvetica" w:cs="Times New Roman"/>
        </w:rPr>
        <w:t>on</w:t>
      </w:r>
      <w:r w:rsidR="002B194A" w:rsidRPr="002B194A">
        <w:rPr>
          <w:rFonts w:ascii="Helvetica" w:hAnsi="Helvetica" w:cs="Times New Roman"/>
        </w:rPr>
        <w:t xml:space="preserve"> trial </w:t>
      </w:r>
      <m:oMath>
        <m:r>
          <w:rPr>
            <w:rFonts w:ascii="Cambria Math" w:hAnsi="Cambria Math" w:cs="Times New Roman"/>
          </w:rPr>
          <m:t>n</m:t>
        </m:r>
      </m:oMath>
      <w:r w:rsidR="002B194A" w:rsidRPr="002B194A">
        <w:rPr>
          <w:rFonts w:ascii="Helvetica" w:hAnsi="Helvetica" w:cs="Times New Roman"/>
        </w:rPr>
        <w:t xml:space="preserve"> was given by equation (</w:t>
      </w:r>
      <w:r w:rsidR="00017C8A">
        <w:rPr>
          <w:rFonts w:ascii="Helvetica" w:hAnsi="Helvetica" w:cs="Times New Roman"/>
        </w:rPr>
        <w:t>7</w:t>
      </w:r>
      <w:r w:rsidR="002B194A" w:rsidRPr="002B194A">
        <w:rPr>
          <w:rFonts w:ascii="Helvetica" w:hAnsi="Helvetica" w:cs="Times New Roman"/>
        </w:rPr>
        <w:t>)</w:t>
      </w:r>
      <w:r w:rsidR="00273C51">
        <w:rPr>
          <w:rFonts w:ascii="Helvetica" w:hAnsi="Helvetica" w:cs="Times New Roman"/>
        </w:rPr>
        <w:t>.</w:t>
      </w:r>
    </w:p>
    <w:p w14:paraId="2AF6834B" w14:textId="5B67BC9C" w:rsidR="006F025B" w:rsidRDefault="006F025B" w:rsidP="002B194A">
      <w:pPr>
        <w:spacing w:after="0" w:line="360" w:lineRule="auto"/>
        <w:rPr>
          <w:rFonts w:ascii="Helvetica" w:hAnsi="Helvetica" w:cs="Times New Roman"/>
        </w:rPr>
      </w:pPr>
    </w:p>
    <w:p w14:paraId="35BB90C7" w14:textId="44BF4C4F" w:rsidR="00220EAD" w:rsidRPr="00424062" w:rsidRDefault="00CC523C" w:rsidP="002B194A">
      <w:pPr>
        <w:spacing w:after="0" w:line="360" w:lineRule="auto"/>
        <w:rPr>
          <w:rFonts w:ascii="Helvetica" w:hAnsi="Helvetica" w:cs="Times New Roman"/>
          <w:b/>
          <w:bCs/>
        </w:rPr>
      </w:pPr>
      <w:r>
        <w:rPr>
          <w:rFonts w:ascii="Helvetica" w:hAnsi="Helvetica" w:cs="Times New Roman"/>
          <w:b/>
          <w:bCs/>
        </w:rPr>
        <w:t xml:space="preserve">Analysis of behavioral data – </w:t>
      </w:r>
      <w:r w:rsidR="00220EAD" w:rsidRPr="00424062">
        <w:rPr>
          <w:rFonts w:ascii="Helvetica" w:hAnsi="Helvetica" w:cs="Times New Roman"/>
          <w:b/>
          <w:bCs/>
        </w:rPr>
        <w:t>Model fitting and comparison</w:t>
      </w:r>
    </w:p>
    <w:p w14:paraId="1A704AF8" w14:textId="59C3FBD0" w:rsidR="00220EAD" w:rsidRDefault="00A647B4" w:rsidP="00A647B4">
      <w:pPr>
        <w:spacing w:after="0" w:line="360" w:lineRule="auto"/>
        <w:rPr>
          <w:rFonts w:ascii="Helvetica" w:hAnsi="Helvetica" w:cs="Times New Roman"/>
        </w:rPr>
      </w:pPr>
      <w:r w:rsidRPr="00AF7219">
        <w:rPr>
          <w:rFonts w:ascii="Helvetica" w:hAnsi="Helvetica" w:cs="Times New Roman"/>
        </w:rPr>
        <w:t>To fit the computational models to the behavioral data, for each subject, the sequence of c</w:t>
      </w:r>
      <w:r w:rsidR="00086CEB" w:rsidRPr="00AF7219">
        <w:rPr>
          <w:rFonts w:ascii="Helvetica" w:hAnsi="Helvetica" w:cs="Times New Roman"/>
        </w:rPr>
        <w:t xml:space="preserve">hoices and rewards were concatenated </w:t>
      </w:r>
      <w:r w:rsidRPr="00AF7219">
        <w:rPr>
          <w:rFonts w:ascii="Helvetica" w:hAnsi="Helvetica" w:cs="Times New Roman"/>
        </w:rPr>
        <w:t>across sessions.</w:t>
      </w:r>
      <w:r>
        <w:rPr>
          <w:rFonts w:ascii="Helvetica" w:hAnsi="Helvetica" w:cs="Times New Roman"/>
        </w:rPr>
        <w:t xml:space="preserve"> Each model was fitted to the </w:t>
      </w:r>
      <w:r w:rsidR="00220EAD" w:rsidRPr="002B194A">
        <w:rPr>
          <w:rFonts w:ascii="Helvetica" w:hAnsi="Helvetica" w:cs="Times New Roman"/>
        </w:rPr>
        <w:t xml:space="preserve">data using a maximum-likelihood algorithm implemented with the </w:t>
      </w:r>
      <w:proofErr w:type="spellStart"/>
      <w:r w:rsidR="00220EAD" w:rsidRPr="002B194A">
        <w:rPr>
          <w:rFonts w:ascii="Helvetica" w:hAnsi="Helvetica" w:cs="Times New Roman"/>
          <w:i/>
          <w:iCs/>
        </w:rPr>
        <w:t>fmincon</w:t>
      </w:r>
      <w:proofErr w:type="spellEnd"/>
      <w:r w:rsidR="00220EAD" w:rsidRPr="002B194A">
        <w:rPr>
          <w:rFonts w:ascii="Helvetica" w:hAnsi="Helvetica" w:cs="Times New Roman"/>
        </w:rPr>
        <w:t xml:space="preserve"> function in MATLAB</w:t>
      </w:r>
      <w:r w:rsidR="001143A5">
        <w:rPr>
          <w:rFonts w:ascii="Helvetica" w:hAnsi="Helvetica" w:cs="Times New Roman"/>
        </w:rPr>
        <w:t xml:space="preserve">, with the constraints </w:t>
      </w:r>
      <m:oMath>
        <m:r>
          <w:rPr>
            <w:rFonts w:ascii="Cambria Math" w:hAnsi="Cambria Math" w:cs="Times New Roman"/>
          </w:rPr>
          <m:t>0≤α,</m:t>
        </m:r>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U</m:t>
            </m:r>
          </m:sub>
        </m:sSub>
        <m:r>
          <w:rPr>
            <w:rFonts w:ascii="Cambria Math" w:hAnsi="Cambria Math" w:cs="Times New Roman"/>
          </w:rPr>
          <m:t>≤</m:t>
        </m:r>
        <m:r>
          <w:rPr>
            <w:rFonts w:ascii="Cambria Math" w:hAnsi="Cambria Math" w:cs="Times New Roman" w:hint="eastAsia"/>
          </w:rPr>
          <m:t>1</m:t>
        </m:r>
      </m:oMath>
      <w:r w:rsidR="001143A5">
        <w:rPr>
          <w:rFonts w:ascii="Helvetica" w:hAnsi="Helvetica" w:cs="Times New Roman"/>
        </w:rPr>
        <w:t xml:space="preserve">, </w:t>
      </w:r>
      <m:oMath>
        <m:r>
          <w:rPr>
            <w:rFonts w:ascii="Cambria Math" w:hAnsi="Cambria Math" w:cs="Times New Roman"/>
          </w:rPr>
          <m:t>0&lt;β,</m:t>
        </m:r>
        <m:sSub>
          <m:sSubPr>
            <m:ctrlPr>
              <w:rPr>
                <w:rFonts w:ascii="Cambria Math" w:hAnsi="Cambria Math" w:cs="Times New Roman"/>
                <w:i/>
              </w:rPr>
            </m:ctrlPr>
          </m:sSubPr>
          <m:e>
            <m:r>
              <w:rPr>
                <w:rFonts w:ascii="Cambria Math" w:hAnsi="Cambria Math" w:cs="Times New Roman"/>
              </w:rPr>
              <m:t>β</m:t>
            </m:r>
          </m:e>
          <m:sub>
            <m:r>
              <m:rPr>
                <m:sty m:val="p"/>
              </m:rPr>
              <w:rPr>
                <w:rFonts w:ascii="Cambria Math" w:hAnsi="Cambria Math" w:cs="Times New Roman"/>
              </w:rPr>
              <m:t>K</m:t>
            </m:r>
          </m:sub>
        </m:sSub>
      </m:oMath>
      <w:r w:rsidR="001143A5">
        <w:rPr>
          <w:rFonts w:ascii="Helvetica" w:hAnsi="Helvetica" w:cs="Times New Roman"/>
        </w:rPr>
        <w:t xml:space="preserve">, and </w:t>
      </w:r>
      <m:oMath>
        <m:r>
          <w:rPr>
            <w:rFonts w:ascii="Cambria Math" w:hAnsi="Cambria Math" w:cs="Times New Roman"/>
          </w:rPr>
          <m:t>0≤p≤</m:t>
        </m:r>
        <m:r>
          <w:rPr>
            <w:rFonts w:ascii="Cambria Math" w:hAnsi="Cambria Math" w:cs="Times New Roman" w:hint="eastAsia"/>
          </w:rPr>
          <m:t>1</m:t>
        </m:r>
      </m:oMath>
      <w:r w:rsidR="001143A5">
        <w:rPr>
          <w:rFonts w:ascii="Helvetica" w:hAnsi="Helvetica" w:cs="Times New Roman"/>
        </w:rPr>
        <w:t xml:space="preserve">. </w:t>
      </w:r>
      <w:r w:rsidR="00AF7219">
        <w:rPr>
          <w:rFonts w:ascii="Helvetica" w:hAnsi="Helvetica" w:cs="Times New Roman"/>
        </w:rPr>
        <w:t xml:space="preserve">These fits also yielded latent decision variables such as action values and choice kernels that would be used for the subsequent multiple linear regression analyses. </w:t>
      </w:r>
      <w:r>
        <w:rPr>
          <w:rFonts w:ascii="Helvetica" w:hAnsi="Helvetica" w:cs="Times New Roman"/>
        </w:rPr>
        <w:t>For model comparison, we calculated the</w:t>
      </w:r>
      <w:r w:rsidR="00220EAD" w:rsidRPr="002B194A">
        <w:rPr>
          <w:rFonts w:ascii="Helvetica" w:hAnsi="Helvetica" w:cs="Times New Roman"/>
        </w:rPr>
        <w:t xml:space="preserve"> Bayesian information criterion (BIC) </w:t>
      </w:r>
      <w:r>
        <w:rPr>
          <w:rFonts w:ascii="Helvetica" w:hAnsi="Helvetica" w:cs="Times New Roman"/>
        </w:rPr>
        <w:t>for each of the model fits</w:t>
      </w:r>
      <w:r w:rsidR="00220EAD" w:rsidRPr="002B194A">
        <w:rPr>
          <w:rFonts w:ascii="Helvetica" w:hAnsi="Helvetica" w:cs="Times New Roman"/>
        </w:rPr>
        <w:t>.</w:t>
      </w:r>
    </w:p>
    <w:p w14:paraId="044D7691" w14:textId="77777777" w:rsidR="00671A08" w:rsidRPr="002B194A" w:rsidRDefault="00671A08" w:rsidP="00671A08">
      <w:pPr>
        <w:spacing w:after="0" w:line="360" w:lineRule="auto"/>
        <w:rPr>
          <w:rFonts w:ascii="Helvetica" w:hAnsi="Helvetica" w:cs="Times New Roman"/>
        </w:rPr>
      </w:pPr>
    </w:p>
    <w:p w14:paraId="2ACA45B6" w14:textId="6CB74249" w:rsidR="00671A08" w:rsidRPr="006F025B" w:rsidRDefault="00671A08" w:rsidP="00671A08">
      <w:pPr>
        <w:spacing w:after="0" w:line="360" w:lineRule="auto"/>
        <w:rPr>
          <w:rFonts w:ascii="Helvetica" w:hAnsi="Helvetica" w:cs="Times New Roman"/>
          <w:b/>
          <w:bCs/>
        </w:rPr>
      </w:pPr>
      <w:r w:rsidRPr="0070450C">
        <w:rPr>
          <w:rFonts w:ascii="Helvetica" w:hAnsi="Helvetica" w:cs="Times New Roman"/>
          <w:b/>
          <w:bCs/>
        </w:rPr>
        <w:lastRenderedPageBreak/>
        <w:t>Preprocessing of pupillo</w:t>
      </w:r>
      <w:r w:rsidR="00CC523C" w:rsidRPr="0070450C">
        <w:rPr>
          <w:rFonts w:ascii="Helvetica" w:hAnsi="Helvetica" w:cs="Times New Roman"/>
          <w:b/>
          <w:bCs/>
        </w:rPr>
        <w:t>metry</w:t>
      </w:r>
      <w:r w:rsidRPr="0070450C">
        <w:rPr>
          <w:rFonts w:ascii="Helvetica" w:hAnsi="Helvetica" w:cs="Times New Roman"/>
          <w:b/>
          <w:bCs/>
        </w:rPr>
        <w:t xml:space="preserve"> data</w:t>
      </w:r>
    </w:p>
    <w:p w14:paraId="1322B1FB" w14:textId="685D3CB8" w:rsidR="006D6085" w:rsidRDefault="0026150F" w:rsidP="0070450C">
      <w:pPr>
        <w:spacing w:after="0" w:line="360" w:lineRule="auto"/>
        <w:rPr>
          <w:rFonts w:ascii="Helvetica" w:hAnsi="Helvetica" w:cs="Times New Roman"/>
        </w:rPr>
      </w:pPr>
      <w:r>
        <w:rPr>
          <w:rFonts w:ascii="Helvetica" w:hAnsi="Helvetica" w:cs="Times New Roman"/>
        </w:rPr>
        <w:t>To extract the coordinates of the pupil from the v</w:t>
      </w:r>
      <w:r w:rsidR="000E3872" w:rsidRPr="002B194A">
        <w:rPr>
          <w:rFonts w:ascii="Helvetica" w:hAnsi="Helvetica" w:cs="Times New Roman"/>
        </w:rPr>
        <w:t>ideo recordings</w:t>
      </w:r>
      <w:r>
        <w:rPr>
          <w:rFonts w:ascii="Helvetica" w:hAnsi="Helvetica" w:cs="Times New Roman"/>
        </w:rPr>
        <w:t xml:space="preserve">, we used </w:t>
      </w:r>
      <w:proofErr w:type="spellStart"/>
      <w:r w:rsidR="000E3872" w:rsidRPr="002B194A">
        <w:rPr>
          <w:rFonts w:ascii="Helvetica" w:hAnsi="Helvetica" w:cs="Times New Roman"/>
        </w:rPr>
        <w:t>DeepLabCut</w:t>
      </w:r>
      <w:proofErr w:type="spellEnd"/>
      <w:r w:rsidR="000E3872" w:rsidRPr="002B194A">
        <w:rPr>
          <w:rFonts w:ascii="Helvetica" w:hAnsi="Helvetica" w:cs="Times New Roman"/>
        </w:rPr>
        <w:t xml:space="preserve"> 2.0</w:t>
      </w:r>
      <w:r w:rsidR="000E3872">
        <w:rPr>
          <w:rFonts w:ascii="Helvetica" w:hAnsi="Helvetica" w:cs="Times New Roman"/>
        </w:rPr>
        <w:t xml:space="preserve"> </w:t>
      </w:r>
      <w:r w:rsidR="000E3872" w:rsidRPr="002B194A">
        <w:rPr>
          <w:rFonts w:ascii="Helvetica" w:hAnsi="Helvetica" w:cs="Times New Roman"/>
        </w:rPr>
        <w:fldChar w:fldCharType="begin">
          <w:fldData xml:space="preserve">PEVuZE5vdGU+PENpdGU+PEF1dGhvcj5NYXRoaXM8L0F1dGhvcj48WWVhcj4yMDE4PC9ZZWFyPjxS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</w:fldData>
        </w:fldChar>
      </w:r>
      <w:r w:rsidR="000E3872" w:rsidRPr="002B194A">
        <w:rPr>
          <w:rFonts w:ascii="Helvetica" w:hAnsi="Helvetica" w:cs="Times New Roman"/>
        </w:rPr>
        <w:instrText xml:space="preserve"> ADDIN EN.CITE </w:instrText>
      </w:r>
      <w:r w:rsidR="000E3872" w:rsidRPr="002B194A">
        <w:rPr>
          <w:rFonts w:ascii="Helvetica" w:hAnsi="Helvetica" w:cs="Times New Roman"/>
        </w:rPr>
        <w:fldChar w:fldCharType="begin">
          <w:fldData xml:space="preserve">PEVuZE5vdGU+PENpdGU+PEF1dGhvcj5NYXRoaXM8L0F1dGhvcj48WWVhcj4yMDE4PC9ZZWFyPjxS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</w:fldData>
        </w:fldChar>
      </w:r>
      <w:r w:rsidR="000E3872" w:rsidRPr="002B194A">
        <w:rPr>
          <w:rFonts w:ascii="Helvetica" w:hAnsi="Helvetica" w:cs="Times New Roman"/>
        </w:rPr>
        <w:instrText xml:space="preserve"> ADDIN EN.CITE.DATA </w:instrText>
      </w:r>
      <w:r w:rsidR="000E3872" w:rsidRPr="002B194A">
        <w:rPr>
          <w:rFonts w:ascii="Helvetica" w:hAnsi="Helvetica" w:cs="Times New Roman"/>
        </w:rPr>
      </w:r>
      <w:r w:rsidR="000E3872" w:rsidRPr="002B194A">
        <w:rPr>
          <w:rFonts w:ascii="Helvetica" w:hAnsi="Helvetica" w:cs="Times New Roman"/>
        </w:rPr>
        <w:fldChar w:fldCharType="end"/>
      </w:r>
      <w:r w:rsidR="000E3872" w:rsidRPr="002B194A">
        <w:rPr>
          <w:rFonts w:ascii="Helvetica" w:hAnsi="Helvetica" w:cs="Times New Roman"/>
        </w:rPr>
      </w:r>
      <w:r w:rsidR="000E3872" w:rsidRPr="002B194A">
        <w:rPr>
          <w:rFonts w:ascii="Helvetica" w:hAnsi="Helvetica" w:cs="Times New Roman"/>
        </w:rPr>
        <w:fldChar w:fldCharType="separate"/>
      </w:r>
      <w:r w:rsidR="000E3872" w:rsidRPr="002B194A">
        <w:rPr>
          <w:rFonts w:ascii="Helvetica" w:hAnsi="Helvetica" w:cs="Times New Roman"/>
        </w:rPr>
        <w:t>(Mathis et al., 2018; Nath et al., 2019)</w:t>
      </w:r>
      <w:r w:rsidR="000E3872" w:rsidRPr="002B194A">
        <w:rPr>
          <w:rFonts w:ascii="Helvetica" w:hAnsi="Helvetica" w:cs="Times New Roman"/>
        </w:rPr>
        <w:fldChar w:fldCharType="end"/>
      </w:r>
      <w:r>
        <w:rPr>
          <w:rFonts w:ascii="Helvetica" w:hAnsi="Helvetica" w:cs="Times New Roman"/>
        </w:rPr>
        <w:t xml:space="preserve">, ran on </w:t>
      </w:r>
      <w:proofErr w:type="spellStart"/>
      <w:r w:rsidR="00881AE4">
        <w:rPr>
          <w:rFonts w:ascii="Helvetica" w:hAnsi="Helvetica" w:cs="Times New Roman"/>
        </w:rPr>
        <w:t>J</w:t>
      </w:r>
      <w:r w:rsidR="00F64CA0">
        <w:rPr>
          <w:rFonts w:ascii="Helvetica" w:hAnsi="Helvetica" w:cs="Times New Roman"/>
        </w:rPr>
        <w:t>upyter</w:t>
      </w:r>
      <w:proofErr w:type="spellEnd"/>
      <w:r w:rsidR="00F64CA0">
        <w:rPr>
          <w:rFonts w:ascii="Helvetica" w:hAnsi="Helvetica" w:cs="Times New Roman"/>
        </w:rPr>
        <w:t xml:space="preserve"> </w:t>
      </w:r>
      <w:r w:rsidR="00881AE4">
        <w:rPr>
          <w:rFonts w:ascii="Helvetica" w:hAnsi="Helvetica" w:cs="Times New Roman"/>
        </w:rPr>
        <w:t>N</w:t>
      </w:r>
      <w:r>
        <w:rPr>
          <w:rFonts w:ascii="Helvetica" w:hAnsi="Helvetica" w:cs="Times New Roman"/>
        </w:rPr>
        <w:t>otebook on Google’s cloud servers</w:t>
      </w:r>
      <w:r w:rsidR="000E3872">
        <w:rPr>
          <w:rFonts w:ascii="Helvetica" w:hAnsi="Helvetica" w:cs="Times New Roman"/>
        </w:rPr>
        <w:t>.</w:t>
      </w:r>
      <w:r>
        <w:rPr>
          <w:rFonts w:ascii="Helvetica" w:hAnsi="Helvetica" w:cs="Times New Roman"/>
        </w:rPr>
        <w:t xml:space="preserve"> A small subset of the video frames was manually analyzed, with the experimenter annotating 5 labels including the central, uppermost, leftmost, lowermost, and rightmost points of the pupil. The annotated frames were fed to </w:t>
      </w:r>
      <w:proofErr w:type="spellStart"/>
      <w:r>
        <w:rPr>
          <w:rFonts w:ascii="Helvetica" w:hAnsi="Helvetica" w:cs="Times New Roman"/>
        </w:rPr>
        <w:t>DeepLabCut</w:t>
      </w:r>
      <w:proofErr w:type="spellEnd"/>
      <w:r>
        <w:rPr>
          <w:rFonts w:ascii="Helvetica" w:hAnsi="Helvetica" w:cs="Times New Roman"/>
        </w:rPr>
        <w:t xml:space="preserve"> to teach a deep neural network to analyze the remainder of the video to produce the 5 labels.</w:t>
      </w:r>
      <w:r w:rsidR="000E3872">
        <w:rPr>
          <w:rFonts w:ascii="Helvetica" w:hAnsi="Helvetica" w:cs="Times New Roman"/>
        </w:rPr>
        <w:t xml:space="preserve"> </w:t>
      </w:r>
      <w:r>
        <w:rPr>
          <w:rFonts w:ascii="Helvetica" w:hAnsi="Helvetica" w:cs="Times New Roman"/>
        </w:rPr>
        <w:t>From the labels, t</w:t>
      </w:r>
      <w:r w:rsidR="00671A08" w:rsidRPr="002B194A">
        <w:rPr>
          <w:rFonts w:ascii="Helvetica" w:hAnsi="Helvetica" w:cs="Times New Roman"/>
        </w:rPr>
        <w:t xml:space="preserve">he pupil diameter was computed by taking the distance between the </w:t>
      </w:r>
      <w:r>
        <w:rPr>
          <w:rFonts w:ascii="Helvetica" w:hAnsi="Helvetica" w:cs="Times New Roman"/>
        </w:rPr>
        <w:t xml:space="preserve">leftmost and rightmost </w:t>
      </w:r>
      <w:r w:rsidR="00671A08" w:rsidRPr="002B194A">
        <w:rPr>
          <w:rFonts w:ascii="Helvetica" w:hAnsi="Helvetica" w:cs="Times New Roman"/>
        </w:rPr>
        <w:t>labels</w:t>
      </w:r>
      <w:r w:rsidR="00211ECD">
        <w:rPr>
          <w:rFonts w:ascii="Helvetica" w:hAnsi="Helvetica" w:cs="Times New Roman"/>
        </w:rPr>
        <w:t>.</w:t>
      </w:r>
      <w:r w:rsidR="00AA595C">
        <w:rPr>
          <w:rFonts w:ascii="Helvetica" w:hAnsi="Helvetica" w:cs="Times New Roman"/>
        </w:rPr>
        <w:t xml:space="preserve"> We did not use the other labels, because the estimates of the lowermost points were unstable, sometimes jumping in consecutive frames due to interference from the lower eyelid. </w:t>
      </w:r>
      <w:r w:rsidR="00211ECD">
        <w:rPr>
          <w:rFonts w:ascii="Helvetica" w:hAnsi="Helvetica" w:cs="Times New Roman"/>
        </w:rPr>
        <w:t xml:space="preserve">The </w:t>
      </w:r>
      <w:r w:rsidR="00AA595C">
        <w:rPr>
          <w:rFonts w:ascii="Helvetica" w:hAnsi="Helvetica" w:cs="Times New Roman"/>
        </w:rPr>
        <w:t xml:space="preserve">pupil diameter </w:t>
      </w:r>
      <w:r w:rsidR="00211ECD">
        <w:rPr>
          <w:rFonts w:ascii="Helvetica" w:hAnsi="Helvetica" w:cs="Times New Roman"/>
        </w:rPr>
        <w:t xml:space="preserve">signal was further processed through a 4 Hz </w:t>
      </w:r>
      <w:r w:rsidR="005B134B">
        <w:rPr>
          <w:rFonts w:ascii="Helvetica" w:hAnsi="Helvetica" w:cs="Times New Roman"/>
        </w:rPr>
        <w:t>lo</w:t>
      </w:r>
      <w:r w:rsidR="00C5409E">
        <w:rPr>
          <w:rFonts w:ascii="Helvetica" w:hAnsi="Helvetica" w:cs="Times New Roman"/>
        </w:rPr>
        <w:t>w</w:t>
      </w:r>
      <w:r w:rsidR="00211ECD">
        <w:rPr>
          <w:rFonts w:ascii="Helvetica" w:hAnsi="Helvetica" w:cs="Times New Roman"/>
        </w:rPr>
        <w:t>pass filter</w:t>
      </w:r>
      <w:r w:rsidR="00E34453">
        <w:rPr>
          <w:rFonts w:ascii="Helvetica" w:hAnsi="Helvetica" w:cs="Times New Roman"/>
        </w:rPr>
        <w:t xml:space="preserve"> with the MATLAB function </w:t>
      </w:r>
      <w:r w:rsidR="00E34453" w:rsidRPr="0086367C">
        <w:rPr>
          <w:rFonts w:ascii="Helvetica" w:hAnsi="Helvetica" w:cs="Times New Roman"/>
          <w:i/>
          <w:iCs/>
        </w:rPr>
        <w:t>lowpass</w:t>
      </w:r>
      <w:r w:rsidR="00AA595C">
        <w:rPr>
          <w:rFonts w:ascii="Helvetica" w:hAnsi="Helvetica" w:cs="Times New Roman"/>
        </w:rPr>
        <w:t xml:space="preserve">. Then </w:t>
      </w:r>
      <w:r w:rsidR="00211ECD">
        <w:rPr>
          <w:rFonts w:ascii="Helvetica" w:hAnsi="Helvetica" w:cs="Times New Roman"/>
        </w:rPr>
        <w:t>a threshold was used to delete any frame</w:t>
      </w:r>
      <w:r w:rsidR="00AA595C">
        <w:rPr>
          <w:rFonts w:ascii="Helvetica" w:hAnsi="Helvetica" w:cs="Times New Roman"/>
        </w:rPr>
        <w:t>s</w:t>
      </w:r>
      <w:r w:rsidR="00211ECD">
        <w:rPr>
          <w:rFonts w:ascii="Helvetica" w:hAnsi="Helvetica" w:cs="Times New Roman"/>
        </w:rPr>
        <w:t xml:space="preserve"> with unreasonably large or small values using the MATLAB function </w:t>
      </w:r>
      <w:proofErr w:type="spellStart"/>
      <w:r w:rsidR="00211ECD" w:rsidRPr="00211ECD">
        <w:rPr>
          <w:rFonts w:ascii="Helvetica" w:hAnsi="Helvetica" w:cs="Times New Roman"/>
          <w:i/>
          <w:iCs/>
        </w:rPr>
        <w:t>isoutlier</w:t>
      </w:r>
      <w:proofErr w:type="spellEnd"/>
      <w:r w:rsidR="00211ECD">
        <w:rPr>
          <w:rFonts w:ascii="Helvetica" w:hAnsi="Helvetica" w:cs="Times New Roman"/>
        </w:rPr>
        <w:t>.</w:t>
      </w:r>
      <w:r w:rsidR="00AA595C">
        <w:rPr>
          <w:rFonts w:ascii="Helvetica" w:hAnsi="Helvetica" w:cs="Times New Roman"/>
        </w:rPr>
        <w:t xml:space="preserve"> Using a 10-minute moving window</w:t>
      </w:r>
      <w:r w:rsidR="006D6085">
        <w:rPr>
          <w:rFonts w:ascii="Helvetica" w:hAnsi="Helvetica" w:cs="Times New Roman"/>
        </w:rPr>
        <w:t xml:space="preserve"> to account for drift over a session</w:t>
      </w:r>
      <w:r w:rsidR="00AA595C">
        <w:rPr>
          <w:rFonts w:ascii="Helvetica" w:hAnsi="Helvetica" w:cs="Times New Roman"/>
        </w:rPr>
        <w:t>, the signal was converted to z-score</w:t>
      </w:r>
      <w:r w:rsidR="006D6085">
        <w:rPr>
          <w:rFonts w:ascii="Helvetica" w:hAnsi="Helvetica" w:cs="Times New Roman"/>
        </w:rPr>
        <w:t xml:space="preserve">. Finally, we calculated the pupil response for each trial </w:t>
      </w:r>
      <w:r w:rsidR="00671A08" w:rsidRPr="002B194A">
        <w:rPr>
          <w:rFonts w:ascii="Helvetica" w:hAnsi="Helvetica" w:cs="Times New Roman"/>
        </w:rPr>
        <w:t xml:space="preserve">by </w:t>
      </w:r>
      <w:r w:rsidR="006D6085">
        <w:rPr>
          <w:rFonts w:ascii="Helvetica" w:hAnsi="Helvetica" w:cs="Times New Roman"/>
        </w:rPr>
        <w:t xml:space="preserve">subtracting the instantaneous z-score from -3 to 5 s relative to </w:t>
      </w:r>
      <w:r w:rsidR="004B427B">
        <w:rPr>
          <w:rFonts w:ascii="Helvetica" w:hAnsi="Helvetica" w:cs="Times New Roman"/>
        </w:rPr>
        <w:t>cue onset</w:t>
      </w:r>
      <w:r w:rsidR="006D6085">
        <w:rPr>
          <w:rFonts w:ascii="Helvetica" w:hAnsi="Helvetica" w:cs="Times New Roman"/>
        </w:rPr>
        <w:t xml:space="preserve"> by the baseline z-score, which was defined as the mean z-score from -1 to 0 s relative to </w:t>
      </w:r>
      <w:r w:rsidR="004B427B">
        <w:rPr>
          <w:rFonts w:ascii="Helvetica" w:hAnsi="Helvetica" w:cs="Times New Roman"/>
        </w:rPr>
        <w:t>cue onset</w:t>
      </w:r>
      <w:r w:rsidR="006D6085">
        <w:rPr>
          <w:rFonts w:ascii="Helvetica" w:hAnsi="Helvetica" w:cs="Times New Roman"/>
        </w:rPr>
        <w:t>.</w:t>
      </w:r>
    </w:p>
    <w:p w14:paraId="19820F83" w14:textId="77777777" w:rsidR="00671A08" w:rsidRPr="00671A08" w:rsidRDefault="00671A08" w:rsidP="002B194A">
      <w:pPr>
        <w:spacing w:after="0" w:line="360" w:lineRule="auto"/>
        <w:rPr>
          <w:rFonts w:ascii="Helvetica" w:hAnsi="Helvetica" w:cs="Times New Roman"/>
        </w:rPr>
      </w:pPr>
    </w:p>
    <w:p w14:paraId="197DF14F" w14:textId="4BC5F022" w:rsidR="002B194A" w:rsidRPr="006F025B" w:rsidRDefault="00CC523C" w:rsidP="002B194A">
      <w:pPr>
        <w:spacing w:after="0" w:line="360" w:lineRule="auto"/>
        <w:rPr>
          <w:rFonts w:ascii="Helvetica" w:hAnsi="Helvetica" w:cs="Times New Roman"/>
          <w:b/>
          <w:bCs/>
        </w:rPr>
      </w:pPr>
      <w:r>
        <w:rPr>
          <w:rFonts w:ascii="Helvetica" w:hAnsi="Helvetica" w:cs="Times New Roman"/>
          <w:b/>
          <w:bCs/>
        </w:rPr>
        <w:t xml:space="preserve">Analysis of pupil data – </w:t>
      </w:r>
      <w:r w:rsidR="00C62F46">
        <w:rPr>
          <w:rFonts w:ascii="Helvetica" w:hAnsi="Helvetica" w:cs="Times New Roman"/>
          <w:b/>
          <w:bCs/>
        </w:rPr>
        <w:t>Multiple l</w:t>
      </w:r>
      <w:r w:rsidR="002B194A" w:rsidRPr="006F025B">
        <w:rPr>
          <w:rFonts w:ascii="Helvetica" w:hAnsi="Helvetica" w:cs="Times New Roman"/>
          <w:b/>
          <w:bCs/>
        </w:rPr>
        <w:t>inear regression</w:t>
      </w:r>
    </w:p>
    <w:p w14:paraId="0F9F2CD6" w14:textId="77171D24" w:rsidR="002B194A" w:rsidRDefault="002B194A" w:rsidP="002B194A">
      <w:pPr>
        <w:spacing w:after="0" w:line="360" w:lineRule="auto"/>
        <w:rPr>
          <w:rFonts w:ascii="Helvetica" w:hAnsi="Helvetica" w:cs="Times New Roman"/>
        </w:rPr>
      </w:pPr>
      <w:r w:rsidRPr="002B194A">
        <w:rPr>
          <w:rFonts w:ascii="Helvetica" w:hAnsi="Helvetica" w:cs="Times New Roman"/>
        </w:rPr>
        <w:t xml:space="preserve">To </w:t>
      </w:r>
      <w:r w:rsidR="00C62F46">
        <w:rPr>
          <w:rFonts w:ascii="Helvetica" w:hAnsi="Helvetica" w:cs="Times New Roman"/>
        </w:rPr>
        <w:t xml:space="preserve">determine how pupil responses may </w:t>
      </w:r>
      <w:r w:rsidR="00915091">
        <w:rPr>
          <w:rFonts w:ascii="Helvetica" w:hAnsi="Helvetica" w:cs="Times New Roman"/>
        </w:rPr>
        <w:t>relate to</w:t>
      </w:r>
      <w:r w:rsidR="00C62F46">
        <w:rPr>
          <w:rFonts w:ascii="Helvetica" w:hAnsi="Helvetica" w:cs="Times New Roman"/>
        </w:rPr>
        <w:t xml:space="preserve"> choices and outcomes, we use</w:t>
      </w:r>
      <w:r w:rsidR="001C781D">
        <w:rPr>
          <w:rFonts w:ascii="Helvetica" w:hAnsi="Helvetica" w:cs="Times New Roman"/>
        </w:rPr>
        <w:t>d</w:t>
      </w:r>
      <w:r w:rsidR="00C62F46">
        <w:rPr>
          <w:rFonts w:ascii="Helvetica" w:hAnsi="Helvetica" w:cs="Times New Roman"/>
        </w:rPr>
        <w:t xml:space="preserve"> multiple linear regression</w:t>
      </w:r>
      <w:r w:rsidR="00411990">
        <w:rPr>
          <w:rFonts w:ascii="Helvetica" w:hAnsi="Helvetica" w:cs="Times New Roman"/>
        </w:rPr>
        <w:t>:</w:t>
      </w:r>
    </w:p>
    <w:p w14:paraId="2C5ADEB2" w14:textId="77777777" w:rsidR="00C62F46" w:rsidRPr="002B194A" w:rsidRDefault="00C62F46" w:rsidP="002B194A">
      <w:pPr>
        <w:spacing w:after="0" w:line="360" w:lineRule="auto"/>
        <w:rPr>
          <w:rFonts w:ascii="Helvetica" w:hAnsi="Helvetica" w:cs="Times New Roman"/>
        </w:rPr>
      </w:pPr>
    </w:p>
    <w:p w14:paraId="6887BCA5" w14:textId="79D06D07" w:rsidR="002B194A" w:rsidRPr="002B194A" w:rsidRDefault="00F91853" w:rsidP="002B194A">
      <w:pPr>
        <w:spacing w:after="0" w:line="360" w:lineRule="auto"/>
        <w:rPr>
          <w:rFonts w:ascii="Helvetica" w:hAnsi="Helvetica" w:cs="Times New Roman"/>
          <w:i/>
        </w:rPr>
      </w:pPr>
      <m:oMathPara>
        <m:oMath>
          <m:eqArr>
            <m:eqArrPr>
              <m:maxDist m:val="1"/>
              <m:ctrlPr>
                <w:rPr>
                  <w:rFonts w:ascii="Cambria Math" w:hAnsi="Cambria Math" w:cs="Times New Roman"/>
                  <w:i/>
                </w:rPr>
              </m:ctrlPr>
            </m:eqArrPr>
            <m:e>
              <m:r>
                <w:rPr>
                  <w:rFonts w:ascii="Cambria Math" w:hAnsi="Cambria Math" w:cs="Times New Roman"/>
                </w:rPr>
                <m:t>pupil response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r>
                    <w:rPr>
                      <w:rFonts w:ascii="Cambria Math" w:hAnsi="Cambria Math" w:cs="Times New Roman" w:hint="eastAsia"/>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 xml:space="preserve">2 </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m:t>
                  </m:r>
                  <m:r>
                    <w:rPr>
                      <w:rFonts w:ascii="Cambria Math" w:hAnsi="Cambria Math" w:cs="Times New Roman" w:hint="eastAsia"/>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r>
                    <w:rPr>
                      <w:rFonts w:ascii="Cambria Math" w:hAnsi="Cambria Math" w:cs="Times New Roman" w:hint="eastAsia"/>
                    </w:rPr>
                    <m:t>+1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m:t>
                  </m:r>
                  <m:r>
                    <w:rPr>
                      <w:rFonts w:ascii="Cambria Math" w:hAnsi="Cambria Math" w:cs="Times New Roman" w:hint="eastAsia"/>
                    </w:rPr>
                    <m:t>+1</m:t>
                  </m:r>
                </m:sub>
              </m:sSub>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 b</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6</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m:t>
                  </m:r>
                </m:sub>
              </m:sSub>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hint="eastAsia"/>
                    </w:rPr>
                    <m:t>7</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n-1</m:t>
                  </m:r>
                </m:sub>
              </m:sSub>
              <m:sSub>
                <m:sSubPr>
                  <m:ctrlPr>
                    <w:rPr>
                      <w:rFonts w:ascii="Cambria Math" w:hAnsi="Cambria Math" w:cs="Times New Roman"/>
                      <w:i/>
                    </w:rPr>
                  </m:ctrlPr>
                </m:sSubPr>
                <m:e>
                  <m:r>
                    <w:rPr>
                      <w:rFonts w:ascii="Cambria Math" w:hAnsi="Cambria Math" w:cs="Times New Roman"/>
                    </w:rPr>
                    <m:t>+ b</m:t>
                  </m:r>
                </m:e>
                <m:sub>
                  <m:r>
                    <w:rPr>
                      <w:rFonts w:ascii="Cambria Math" w:hAnsi="Cambria Math" w:cs="Times New Roman" w:hint="eastAsia"/>
                    </w:rPr>
                    <m:t>8</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hint="eastAsia"/>
                    </w:rPr>
                    <m:t>9</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n-1</m:t>
                  </m:r>
                </m:sub>
              </m:sSub>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hint="eastAsia"/>
                    </w:rPr>
                    <m:t>10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r>
                    <w:rPr>
                      <w:rFonts w:ascii="Cambria Math" w:hAnsi="Cambria Math" w:cs="Times New Roman" w:hint="eastAsia"/>
                    </w:rPr>
                    <m:t>2</m:t>
                  </m:r>
                </m:sub>
              </m:sSub>
              <m:sSub>
                <m:sSubPr>
                  <m:ctrlPr>
                    <w:rPr>
                      <w:rFonts w:ascii="Cambria Math" w:hAnsi="Cambria Math" w:cs="Times New Roman"/>
                      <w:i/>
                    </w:rPr>
                  </m:ctrlPr>
                </m:sSubPr>
                <m:e>
                  <m:r>
                    <w:rPr>
                      <w:rFonts w:ascii="Cambria Math" w:hAnsi="Cambria Math" w:cs="Times New Roman"/>
                    </w:rPr>
                    <m:t>+ b</m:t>
                  </m:r>
                </m:e>
                <m:sub>
                  <m:r>
                    <w:rPr>
                      <w:rFonts w:ascii="Cambria Math" w:hAnsi="Cambria Math" w:cs="Times New Roman" w:hint="eastAsia"/>
                    </w:rPr>
                    <m:t>11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m:t>
                  </m:r>
                  <m:r>
                    <w:rPr>
                      <w:rFonts w:ascii="Cambria Math" w:hAnsi="Cambria Math" w:cs="Times New Roman" w:hint="eastAsia"/>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hint="eastAsia"/>
                    </w:rPr>
                    <m:t>12</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r>
                    <w:rPr>
                      <w:rFonts w:ascii="Cambria Math" w:hAnsi="Cambria Math" w:cs="Times New Roman" w:hint="eastAsia"/>
                    </w:rPr>
                    <m:t>2</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m:t>
                  </m:r>
                  <m:r>
                    <w:rPr>
                      <w:rFonts w:ascii="Cambria Math" w:hAnsi="Cambria Math" w:cs="Times New Roman" w:hint="eastAsia"/>
                    </w:rPr>
                    <m:t>2</m:t>
                  </m:r>
                </m:sub>
              </m:sSub>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r>
                    <w:rPr>
                      <w:rFonts w:ascii="Cambria Math" w:hAnsi="Cambria Math" w:cs="Times New Roman" w:hint="eastAsia"/>
                    </w:rPr>
                    <m:t>3</m:t>
                  </m:r>
                </m:sub>
              </m:sSub>
              <m:bar>
                <m:barPr>
                  <m:pos m:val="top"/>
                  <m:ctrlPr>
                    <w:rPr>
                      <w:rFonts w:ascii="Cambria Math" w:hAnsi="Cambria Math" w:cs="Times New Roman"/>
                      <w:i/>
                    </w:rPr>
                  </m:ctrlPr>
                </m:bar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n</m:t>
                      </m:r>
                    </m:sub>
                    <m:sup>
                      <m:r>
                        <m:rPr>
                          <m:sty m:val="p"/>
                        </m:rPr>
                        <w:rPr>
                          <w:rFonts w:ascii="Cambria Math" w:hAnsi="Cambria Math" w:cs="Times New Roman"/>
                        </w:rPr>
                        <m:t>MA</m:t>
                      </m:r>
                    </m:sup>
                  </m:sSubSup>
                </m:e>
              </m:ba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r>
                    <w:rPr>
                      <w:rFonts w:ascii="Cambria Math" w:hAnsi="Cambria Math" w:cs="Times New Roman" w:hint="eastAsia"/>
                    </w:rPr>
                    <m:t>4</m:t>
                  </m:r>
                </m:sub>
              </m:sSub>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n</m:t>
                  </m:r>
                </m:sub>
                <m:sup>
                  <m:r>
                    <m:rPr>
                      <m:sty m:val="p"/>
                    </m:rPr>
                    <w:rPr>
                      <w:rFonts w:ascii="Cambria Math" w:hAnsi="Cambria Math" w:cs="Times New Roman"/>
                    </w:rPr>
                    <m:t>Cum.</m:t>
                  </m:r>
                </m:sup>
              </m:sSubSup>
              <m:r>
                <w:rPr>
                  <w:rFonts w:ascii="Cambria Math" w:hAnsi="Cambria Math" w:cs="Times New Roman"/>
                </w:rPr>
                <m:t>+ε(t)#</m:t>
              </m:r>
              <m:d>
                <m:dPr>
                  <m:ctrlPr>
                    <w:rPr>
                      <w:rFonts w:ascii="Cambria Math" w:hAnsi="Cambria Math" w:cs="Times New Roman"/>
                      <w:i/>
                    </w:rPr>
                  </m:ctrlPr>
                </m:dPr>
                <m:e>
                  <m:r>
                    <w:rPr>
                      <w:rFonts w:ascii="Cambria Math" w:hAnsi="Cambria Math" w:cs="Times New Roman"/>
                    </w:rPr>
                    <m:t>9</m:t>
                  </m:r>
                </m:e>
              </m:d>
            </m:e>
          </m:eqArr>
        </m:oMath>
      </m:oMathPara>
    </w:p>
    <w:p w14:paraId="1F92DD12" w14:textId="77777777" w:rsidR="00C62F46" w:rsidRDefault="00C62F46" w:rsidP="002B194A">
      <w:pPr>
        <w:spacing w:after="0" w:line="360" w:lineRule="auto"/>
        <w:rPr>
          <w:rFonts w:ascii="Helvetica" w:hAnsi="Helvetica" w:cs="Times New Roman"/>
        </w:rPr>
      </w:pPr>
    </w:p>
    <w:p w14:paraId="63054D7D" w14:textId="35CC752D" w:rsidR="00C62F46" w:rsidRDefault="00C62F46" w:rsidP="00C62F46">
      <w:pPr>
        <w:spacing w:after="0" w:line="360" w:lineRule="auto"/>
        <w:rPr>
          <w:rFonts w:ascii="Helvetica" w:hAnsi="Helvetica" w:cs="Times New Roman"/>
        </w:rPr>
      </w:pPr>
      <w:r>
        <w:rPr>
          <w:rFonts w:ascii="Helvetica" w:hAnsi="Helvetica" w:cs="Times New Roman"/>
        </w:rPr>
        <w:t>w</w:t>
      </w:r>
      <w:r w:rsidR="002B194A" w:rsidRPr="002B194A">
        <w:rPr>
          <w:rFonts w:ascii="Helvetica" w:hAnsi="Helvetica" w:cs="Times New Roman"/>
        </w:rPr>
        <w:t xml:space="preserve">here </w:t>
      </w:r>
      <m:oMath>
        <m:r>
          <w:rPr>
            <w:rFonts w:ascii="Cambria Math" w:hAnsi="Cambria Math" w:cs="Times New Roman"/>
          </w:rPr>
          <m:t>pupil response</m:t>
        </m:r>
        <m:d>
          <m:dPr>
            <m:ctrlPr>
              <w:rPr>
                <w:rFonts w:ascii="Cambria Math" w:hAnsi="Cambria Math" w:cs="Times New Roman"/>
                <w:i/>
              </w:rPr>
            </m:ctrlPr>
          </m:dPr>
          <m:e>
            <m:r>
              <w:rPr>
                <w:rFonts w:ascii="Cambria Math" w:hAnsi="Cambria Math" w:cs="Times New Roman"/>
              </w:rPr>
              <m:t>t</m:t>
            </m:r>
          </m:e>
        </m:d>
      </m:oMath>
      <w:r w:rsidR="002B194A" w:rsidRPr="002B194A">
        <w:rPr>
          <w:rFonts w:ascii="Helvetica" w:hAnsi="Helvetica" w:cs="Times New Roman"/>
        </w:rPr>
        <w:t xml:space="preserve"> is the pupil response at time </w:t>
      </w:r>
      <m:oMath>
        <m:r>
          <w:rPr>
            <w:rFonts w:ascii="Cambria Math" w:hAnsi="Cambria Math" w:cs="Times New Roman"/>
          </w:rPr>
          <m:t>t</m:t>
        </m:r>
      </m:oMath>
      <w:r w:rsidR="002B194A" w:rsidRPr="002B194A">
        <w:rPr>
          <w:rFonts w:ascii="Helvetica" w:hAnsi="Helvetica" w:cs="Times New Roman"/>
        </w:rPr>
        <w:t xml:space="preserve"> in trial </w:t>
      </w:r>
      <m:oMath>
        <m:r>
          <w:rPr>
            <w:rFonts w:ascii="Cambria Math" w:hAnsi="Cambria Math" w:cs="Times New Roman"/>
          </w:rPr>
          <m:t>n</m:t>
        </m:r>
      </m:oMath>
      <w:r w:rsidR="002B194A" w:rsidRPr="002B194A">
        <w:rPr>
          <w:rFonts w:ascii="Helvetica" w:hAnsi="Helvetica"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n-2</m:t>
            </m:r>
          </m:sub>
        </m:sSub>
      </m:oMath>
      <w:r w:rsidR="002B194A" w:rsidRPr="002B194A">
        <w:rPr>
          <w:rFonts w:ascii="Helvetica" w:hAnsi="Helvetica" w:cs="Times New Roman"/>
        </w:rPr>
        <w:t xml:space="preserve"> are the choices made on the next trial, the current trial, the previous trial, and the trial before the previous trial, respectively</w:t>
      </w:r>
      <w:r>
        <w:rPr>
          <w:rFonts w:ascii="Helvetica" w:hAnsi="Helvetica" w:cs="Times New Roman"/>
        </w:rPr>
        <w:t>,</w:t>
      </w:r>
      <w:r w:rsidR="002B194A" w:rsidRPr="002B194A">
        <w:rPr>
          <w:rFonts w:ascii="Helvetica" w:hAnsi="Helvetica"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n-2</m:t>
            </m:r>
          </m:sub>
        </m:sSub>
      </m:oMath>
      <w:r w:rsidR="002B194A" w:rsidRPr="002B194A">
        <w:rPr>
          <w:rFonts w:ascii="Helvetica" w:hAnsi="Helvetica" w:cs="Times New Roman"/>
        </w:rPr>
        <w:t xml:space="preserve"> are the outcomes for the next trial, the current trial, the previous trial, and the trial before the previous trial, respectively</w:t>
      </w:r>
      <w:r>
        <w:rPr>
          <w:rFonts w:ascii="Helvetica" w:hAnsi="Helvetica" w:cs="Times New Roman"/>
        </w:rPr>
        <w:t>,</w:t>
      </w:r>
      <w:r w:rsidR="002B194A" w:rsidRPr="002B194A">
        <w:rPr>
          <w:rFonts w:ascii="Helvetica" w:hAnsi="Helvetica"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w:r w:rsidR="002B194A" w:rsidRPr="002B194A">
        <w:rPr>
          <w:rFonts w:ascii="Helvetica" w:hAnsi="Helvetica"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14</m:t>
            </m:r>
          </m:sub>
        </m:sSub>
      </m:oMath>
      <w:r w:rsidR="002B194A" w:rsidRPr="002B194A">
        <w:rPr>
          <w:rFonts w:ascii="Helvetica" w:hAnsi="Helvetica" w:cs="Times New Roman"/>
        </w:rPr>
        <w:t xml:space="preserve"> are the regression coefficients</w:t>
      </w:r>
      <w:r>
        <w:rPr>
          <w:rFonts w:ascii="Helvetica" w:hAnsi="Helvetica" w:cs="Times New Roman"/>
        </w:rPr>
        <w:t>, and</w:t>
      </w:r>
      <w:r w:rsidR="002B194A" w:rsidRPr="002B194A">
        <w:rPr>
          <w:rFonts w:ascii="Helvetica" w:hAnsi="Helvetica" w:cs="Times New Roman"/>
        </w:rPr>
        <w:t xml:space="preserve"> </w:t>
      </w:r>
      <m:oMath>
        <m:r>
          <w:rPr>
            <w:rFonts w:ascii="Cambria Math" w:hAnsi="Cambria Math" w:cs="Times New Roman"/>
          </w:rPr>
          <m:t>ε(t)</m:t>
        </m:r>
      </m:oMath>
      <w:r w:rsidR="002B194A" w:rsidRPr="002B194A">
        <w:rPr>
          <w:rFonts w:ascii="Helvetica" w:hAnsi="Helvetica" w:cs="Times New Roman"/>
        </w:rPr>
        <w:t xml:space="preserve"> is the error term. Choice</w:t>
      </w:r>
      <w:r>
        <w:rPr>
          <w:rFonts w:ascii="Helvetica" w:hAnsi="Helvetica" w:cs="Times New Roman"/>
        </w:rPr>
        <w:t>s were</w:t>
      </w:r>
      <w:r w:rsidR="002B194A" w:rsidRPr="002B194A">
        <w:rPr>
          <w:rFonts w:ascii="Helvetica" w:hAnsi="Helvetica" w:cs="Times New Roman"/>
        </w:rPr>
        <w:t xml:space="preserve"> </w:t>
      </w:r>
      <w:proofErr w:type="gramStart"/>
      <w:r w:rsidR="002B194A" w:rsidRPr="002B194A">
        <w:rPr>
          <w:rFonts w:ascii="Helvetica" w:hAnsi="Helvetica" w:cs="Times New Roman"/>
        </w:rPr>
        <w:t>dummy-coded</w:t>
      </w:r>
      <w:proofErr w:type="gramEnd"/>
      <w:r w:rsidR="002B194A" w:rsidRPr="002B194A">
        <w:rPr>
          <w:rFonts w:ascii="Helvetica" w:hAnsi="Helvetica" w:cs="Times New Roman"/>
        </w:rPr>
        <w:t xml:space="preserve"> as 0 for left response</w:t>
      </w:r>
      <w:r w:rsidR="002B194A" w:rsidRPr="002B194A">
        <w:rPr>
          <w:rFonts w:ascii="Helvetica" w:hAnsi="Helvetica" w:cs="Times New Roman" w:hint="eastAsia"/>
        </w:rPr>
        <w:t>s</w:t>
      </w:r>
      <w:r w:rsidR="002B194A" w:rsidRPr="002B194A">
        <w:rPr>
          <w:rFonts w:ascii="Helvetica" w:hAnsi="Helvetica" w:cs="Times New Roman"/>
        </w:rPr>
        <w:t xml:space="preserve"> and 1 for right responses. Outcomes were dummy-coded as 0 for n</w:t>
      </w:r>
      <w:r>
        <w:rPr>
          <w:rFonts w:ascii="Helvetica" w:hAnsi="Helvetica" w:cs="Times New Roman"/>
        </w:rPr>
        <w:t>o-</w:t>
      </w:r>
      <w:r w:rsidR="002B194A" w:rsidRPr="002B194A">
        <w:rPr>
          <w:rFonts w:ascii="Helvetica" w:hAnsi="Helvetica" w:cs="Times New Roman"/>
        </w:rPr>
        <w:t xml:space="preserve">reward and 1 </w:t>
      </w:r>
      <w:r w:rsidR="002B194A" w:rsidRPr="002B194A">
        <w:rPr>
          <w:rFonts w:ascii="Helvetica" w:hAnsi="Helvetica" w:cs="Times New Roman"/>
        </w:rPr>
        <w:lastRenderedPageBreak/>
        <w:t xml:space="preserve">for reward. </w:t>
      </w:r>
      <w:r>
        <w:rPr>
          <w:rFonts w:ascii="Helvetica" w:hAnsi="Helvetica" w:cs="Times New Roman"/>
        </w:rPr>
        <w:t>For the last 2 predictors in Eq. 9,</w:t>
      </w:r>
      <w:r w:rsidRPr="002B194A">
        <w:rPr>
          <w:rFonts w:ascii="Helvetica" w:hAnsi="Helvetica" w:cs="Times New Roman"/>
        </w:rPr>
        <w:t xml:space="preserve"> </w:t>
      </w:r>
      <m:oMath>
        <m:bar>
          <m:barPr>
            <m:pos m:val="top"/>
            <m:ctrlPr>
              <w:rPr>
                <w:rFonts w:ascii="Cambria Math" w:hAnsi="Cambria Math" w:cs="Times New Roman"/>
                <w:i/>
              </w:rPr>
            </m:ctrlPr>
          </m:bar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n</m:t>
                </m:r>
              </m:sub>
              <m:sup>
                <m:r>
                  <m:rPr>
                    <m:sty m:val="p"/>
                  </m:rPr>
                  <w:rPr>
                    <w:rFonts w:ascii="Cambria Math" w:hAnsi="Cambria Math" w:cs="Times New Roman"/>
                  </w:rPr>
                  <m:t>MA</m:t>
                </m:r>
              </m:sup>
            </m:sSubSup>
          </m:e>
        </m:bar>
      </m:oMath>
      <w:r w:rsidRPr="002B194A">
        <w:rPr>
          <w:rFonts w:ascii="Helvetica" w:hAnsi="Helvetica" w:cs="Times New Roman"/>
        </w:rPr>
        <w:t xml:space="preserve"> is the average reward </w:t>
      </w:r>
      <w:r>
        <w:rPr>
          <w:rFonts w:ascii="Helvetica" w:hAnsi="Helvetica" w:cs="Times New Roman"/>
        </w:rPr>
        <w:t>over</w:t>
      </w:r>
      <w:r w:rsidRPr="002B194A">
        <w:rPr>
          <w:rFonts w:ascii="Helvetica" w:hAnsi="Helvetica" w:cs="Times New Roman"/>
        </w:rPr>
        <w:t xml:space="preserve"> the previous 20 trials, given by the equation:</w:t>
      </w:r>
    </w:p>
    <w:p w14:paraId="7FB81C55" w14:textId="77777777" w:rsidR="00C62F46" w:rsidRPr="002B194A" w:rsidRDefault="00C62F46" w:rsidP="00C62F46">
      <w:pPr>
        <w:spacing w:after="0" w:line="360" w:lineRule="auto"/>
        <w:rPr>
          <w:rFonts w:ascii="Helvetica" w:hAnsi="Helvetica" w:cs="Times New Roman"/>
        </w:rPr>
      </w:pPr>
    </w:p>
    <w:p w14:paraId="5D7A8D20" w14:textId="48C08E5B" w:rsidR="00C62F46" w:rsidRPr="002B194A" w:rsidRDefault="00F91853" w:rsidP="00C62F46">
      <w:pPr>
        <w:spacing w:after="0" w:line="360" w:lineRule="auto"/>
        <w:rPr>
          <w:rFonts w:ascii="Helvetica" w:hAnsi="Helvetica" w:cs="Times New Roman"/>
          <w:i/>
        </w:rPr>
      </w:pPr>
      <m:oMathPara>
        <m:oMath>
          <m:eqArr>
            <m:eqArrPr>
              <m:maxDist m:val="1"/>
              <m:ctrlPr>
                <w:rPr>
                  <w:rFonts w:ascii="Cambria Math" w:hAnsi="Cambria Math" w:cs="Times New Roman"/>
                  <w:i/>
                </w:rPr>
              </m:ctrlPr>
            </m:eqArrPr>
            <m:e>
              <m:bar>
                <m:barPr>
                  <m:pos m:val="top"/>
                  <m:ctrlPr>
                    <w:rPr>
                      <w:rFonts w:ascii="Cambria Math" w:hAnsi="Cambria Math" w:cs="Times New Roman"/>
                      <w:i/>
                    </w:rPr>
                  </m:ctrlPr>
                </m:bar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n</m:t>
                      </m:r>
                    </m:sub>
                    <m:sup>
                      <m:r>
                        <m:rPr>
                          <m:sty m:val="p"/>
                        </m:rPr>
                        <w:rPr>
                          <w:rFonts w:ascii="Cambria Math" w:hAnsi="Cambria Math" w:cs="Times New Roman"/>
                        </w:rPr>
                        <m:t>MA</m:t>
                      </m:r>
                    </m:sup>
                  </m:sSubSup>
                </m:e>
              </m:bar>
              <m:r>
                <w:rPr>
                  <w:rFonts w:ascii="Cambria Math" w:hAnsi="Cambria Math" w:cs="Times New Roman"/>
                </w:rPr>
                <m:t xml:space="preserve"> =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19</m:t>
                      </m:r>
                    </m:sup>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n-i</m:t>
                          </m:r>
                        </m:sub>
                      </m:sSub>
                    </m:e>
                  </m:nary>
                </m:num>
                <m:den>
                  <m:r>
                    <w:rPr>
                      <w:rFonts w:ascii="Cambria Math" w:hAnsi="Cambria Math" w:cs="Times New Roman"/>
                    </w:rPr>
                    <m:t>20</m:t>
                  </m: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10</m:t>
                  </m:r>
                </m:e>
              </m:d>
            </m:e>
          </m:eqArr>
        </m:oMath>
      </m:oMathPara>
    </w:p>
    <w:p w14:paraId="5A46E7F2" w14:textId="77777777" w:rsidR="00C62F46" w:rsidRDefault="00C62F46" w:rsidP="00C62F46">
      <w:pPr>
        <w:spacing w:after="0" w:line="360" w:lineRule="auto"/>
        <w:rPr>
          <w:rFonts w:ascii="Helvetica" w:hAnsi="Helvetica" w:cs="Times New Roman"/>
          <w:iCs/>
        </w:rPr>
      </w:pPr>
    </w:p>
    <w:p w14:paraId="4184E0DD" w14:textId="5EBC98DC" w:rsidR="00C62F46" w:rsidRPr="002B194A" w:rsidRDefault="00C62F46" w:rsidP="00C62F46">
      <w:pPr>
        <w:spacing w:after="0" w:line="360" w:lineRule="auto"/>
        <w:rPr>
          <w:rFonts w:ascii="Helvetica" w:hAnsi="Helvetica" w:cs="Times New Roman"/>
        </w:rPr>
      </w:pPr>
      <w:r w:rsidRPr="00411990">
        <w:rPr>
          <w:rFonts w:ascii="Helvetica" w:hAnsi="Helvetica" w:cs="Times New Roman"/>
          <w:iCs/>
        </w:rPr>
        <w:t xml:space="preserve">The term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n</m:t>
            </m:r>
          </m:sub>
          <m:sup>
            <m:r>
              <m:rPr>
                <m:sty m:val="p"/>
              </m:rPr>
              <w:rPr>
                <w:rFonts w:ascii="Cambria Math" w:hAnsi="Cambria Math" w:cs="Times New Roman"/>
              </w:rPr>
              <m:t>Cum.</m:t>
            </m:r>
          </m:sup>
        </m:sSubSup>
      </m:oMath>
      <w:r w:rsidRPr="00411990">
        <w:rPr>
          <w:rFonts w:ascii="Helvetica" w:hAnsi="Helvetica" w:cs="Times New Roman"/>
        </w:rPr>
        <w:t xml:space="preserve"> indicates the normalized cumulative reward</w:t>
      </w:r>
      <w:r w:rsidR="00411990">
        <w:rPr>
          <w:rFonts w:ascii="Helvetica" w:hAnsi="Helvetica" w:cs="Times New Roman"/>
        </w:rPr>
        <w:t xml:space="preserve"> during the session</w:t>
      </w:r>
      <w:r w:rsidRPr="00411990">
        <w:rPr>
          <w:rFonts w:ascii="Helvetica" w:hAnsi="Helvetica" w:cs="Times New Roman"/>
        </w:rPr>
        <w:t>, calculated b</w:t>
      </w:r>
      <w:r w:rsidRPr="00411990">
        <w:rPr>
          <w:rFonts w:ascii="Helvetica" w:hAnsi="Helvetica" w:cs="Times New Roman" w:hint="eastAsia"/>
        </w:rPr>
        <w:t>y</w:t>
      </w:r>
      <w:r w:rsidRPr="00411990">
        <w:rPr>
          <w:rFonts w:ascii="Helvetica" w:hAnsi="Helvetica" w:cs="Times New Roman"/>
        </w:rPr>
        <w:t>:</w:t>
      </w:r>
    </w:p>
    <w:p w14:paraId="3707D3C2" w14:textId="77777777" w:rsidR="00C62F46" w:rsidRDefault="00C62F46" w:rsidP="002B194A">
      <w:pPr>
        <w:spacing w:after="0" w:line="360" w:lineRule="auto"/>
        <w:rPr>
          <w:rFonts w:ascii="Helvetica" w:hAnsi="Helvetica" w:cs="Times New Roman"/>
        </w:rPr>
      </w:pPr>
    </w:p>
    <w:p w14:paraId="04816953" w14:textId="4FBD137D" w:rsidR="00411990" w:rsidRPr="002B194A" w:rsidRDefault="00F91853" w:rsidP="00411990">
      <w:pPr>
        <w:spacing w:after="0" w:line="360" w:lineRule="auto"/>
        <w:rPr>
          <w:rFonts w:ascii="Helvetica" w:hAnsi="Helvetica" w:cs="Times New Roman"/>
          <w:i/>
        </w:rPr>
      </w:pPr>
      <m:oMathPara>
        <m:oMath>
          <m:eqArr>
            <m:eqArrPr>
              <m:maxDist m:val="1"/>
              <m:ctrlPr>
                <w:rPr>
                  <w:rFonts w:ascii="Cambria Math" w:hAnsi="Cambria Math" w:cs="Times New Roman"/>
                  <w:i/>
                </w:rPr>
              </m:ctrlPr>
            </m:eqArr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n</m:t>
                  </m:r>
                </m:sub>
                <m:sup>
                  <m:r>
                    <m:rPr>
                      <m:sty m:val="p"/>
                    </m:rPr>
                    <w:rPr>
                      <w:rFonts w:ascii="Cambria Math" w:hAnsi="Cambria Math" w:cs="Times New Roman"/>
                    </w:rPr>
                    <m:t>Cum.</m:t>
                  </m:r>
                </m:sup>
              </m:sSubSup>
              <m:r>
                <w:rPr>
                  <w:rFonts w:ascii="Cambria Math" w:hAnsi="Cambria Math" w:cs="Times New Roman"/>
                </w:rPr>
                <m:t xml:space="preserve"> =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e>
                  </m:nary>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11</m:t>
                  </m:r>
                </m:e>
              </m:d>
            </m:e>
          </m:eqArr>
        </m:oMath>
      </m:oMathPara>
    </w:p>
    <w:p w14:paraId="73B25211" w14:textId="5A2B726A" w:rsidR="00411990" w:rsidRDefault="00411990" w:rsidP="00411990">
      <w:pPr>
        <w:spacing w:after="0" w:line="360" w:lineRule="auto"/>
        <w:rPr>
          <w:rFonts w:ascii="Helvetica" w:hAnsi="Helvetica" w:cs="Times New Roman"/>
        </w:rPr>
      </w:pPr>
    </w:p>
    <w:p w14:paraId="4FD13F86" w14:textId="797D3C52" w:rsidR="00411990" w:rsidRPr="002B194A" w:rsidRDefault="00411990" w:rsidP="00411990">
      <w:pPr>
        <w:spacing w:after="0" w:line="360" w:lineRule="auto"/>
        <w:rPr>
          <w:rFonts w:ascii="Helvetica" w:hAnsi="Helvetica" w:cs="Times New Roman"/>
        </w:rPr>
      </w:pPr>
      <w:r>
        <w:rPr>
          <w:rFonts w:ascii="Helvetica" w:hAnsi="Helvetica" w:cs="Times New Roman"/>
        </w:rPr>
        <w:t xml:space="preserve">where </w:t>
      </w:r>
      <m:oMath>
        <m:r>
          <w:rPr>
            <w:rFonts w:ascii="Cambria Math" w:hAnsi="Cambria Math" w:cs="Times New Roman"/>
          </w:rPr>
          <m:t>n</m:t>
        </m:r>
      </m:oMath>
      <w:r>
        <w:rPr>
          <w:rFonts w:ascii="Helvetica" w:hAnsi="Helvetica" w:cs="Times New Roman"/>
        </w:rPr>
        <w:t xml:space="preserve"> denotes the current trial number and </w:t>
      </w:r>
      <m:oMath>
        <m:r>
          <w:rPr>
            <w:rFonts w:ascii="Cambria Math" w:hAnsi="Cambria Math" w:cs="Times New Roman"/>
          </w:rPr>
          <m:t>N</m:t>
        </m:r>
      </m:oMath>
      <w:r>
        <w:rPr>
          <w:rFonts w:ascii="Helvetica" w:hAnsi="Helvetica" w:cs="Times New Roman"/>
        </w:rPr>
        <w:t xml:space="preserve"> is the total number of trials</w:t>
      </w:r>
      <w:r w:rsidR="00AF7219">
        <w:rPr>
          <w:rFonts w:ascii="Helvetica" w:hAnsi="Helvetica" w:cs="Times New Roman"/>
        </w:rPr>
        <w:t xml:space="preserve"> in</w:t>
      </w:r>
      <w:r>
        <w:rPr>
          <w:rFonts w:ascii="Helvetica" w:hAnsi="Helvetica" w:cs="Times New Roman"/>
        </w:rPr>
        <w:t xml:space="preserve"> th</w:t>
      </w:r>
      <w:r w:rsidR="00AF7219">
        <w:rPr>
          <w:rFonts w:ascii="Helvetica" w:hAnsi="Helvetica" w:cs="Times New Roman"/>
        </w:rPr>
        <w:t>e</w:t>
      </w:r>
      <w:r>
        <w:rPr>
          <w:rFonts w:ascii="Helvetica" w:hAnsi="Helvetica" w:cs="Times New Roman"/>
        </w:rPr>
        <w:t xml:space="preserve"> session.</w:t>
      </w:r>
    </w:p>
    <w:p w14:paraId="13BDB313" w14:textId="050D281D" w:rsidR="00411990" w:rsidRDefault="00411990" w:rsidP="002B194A">
      <w:pPr>
        <w:spacing w:after="0" w:line="360" w:lineRule="auto"/>
        <w:rPr>
          <w:rFonts w:ascii="Helvetica" w:hAnsi="Helvetica" w:cs="Times New Roman"/>
        </w:rPr>
      </w:pPr>
    </w:p>
    <w:p w14:paraId="246002EC" w14:textId="13C477FA" w:rsidR="00915091" w:rsidRDefault="00915091" w:rsidP="00915091">
      <w:pPr>
        <w:spacing w:after="0" w:line="360" w:lineRule="auto"/>
        <w:rPr>
          <w:rFonts w:ascii="Helvetica" w:hAnsi="Helvetica" w:cs="Times New Roman"/>
        </w:rPr>
      </w:pPr>
      <w:r w:rsidRPr="002B194A">
        <w:rPr>
          <w:rFonts w:ascii="Helvetica" w:hAnsi="Helvetica" w:cs="Times New Roman"/>
        </w:rPr>
        <w:t xml:space="preserve">To </w:t>
      </w:r>
      <w:r>
        <w:rPr>
          <w:rFonts w:ascii="Helvetica" w:hAnsi="Helvetica" w:cs="Times New Roman"/>
        </w:rPr>
        <w:t>determine how pupil responses may relate to latent decision variables for action selection, we used multiple linear regression:</w:t>
      </w:r>
    </w:p>
    <w:p w14:paraId="64C89BE0" w14:textId="77777777" w:rsidR="00915091" w:rsidRPr="002B194A" w:rsidRDefault="00915091" w:rsidP="002B194A">
      <w:pPr>
        <w:spacing w:after="0" w:line="360" w:lineRule="auto"/>
        <w:rPr>
          <w:rFonts w:ascii="Helvetica" w:hAnsi="Helvetica" w:cs="Times New Roman"/>
        </w:rPr>
      </w:pPr>
    </w:p>
    <w:p w14:paraId="07C0A554" w14:textId="10FCB97A" w:rsidR="002B194A" w:rsidRPr="002B194A" w:rsidRDefault="00F91853" w:rsidP="002B194A">
      <w:pPr>
        <w:spacing w:after="0" w:line="360" w:lineRule="auto"/>
        <w:rPr>
          <w:rFonts w:ascii="Helvetica" w:hAnsi="Helvetica" w:cs="Times New Roman"/>
          <w:i/>
        </w:rPr>
      </w:pPr>
      <m:oMathPara>
        <m:oMath>
          <m:eqArr>
            <m:eqArrPr>
              <m:maxDist m:val="1"/>
              <m:ctrlPr>
                <w:rPr>
                  <w:rFonts w:ascii="Cambria Math" w:hAnsi="Cambria Math" w:cs="Times New Roman"/>
                  <w:i/>
                </w:rPr>
              </m:ctrlPr>
            </m:eqArrPr>
            <m:e>
              <m:r>
                <w:rPr>
                  <w:rFonts w:ascii="Cambria Math" w:hAnsi="Cambria Math" w:cs="Times New Roman"/>
                </w:rPr>
                <m:t>pupil response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 xml:space="preserve">2 </m:t>
                  </m:r>
                </m:sub>
              </m:sSub>
              <w:bookmarkStart w:id="23" w:name="_Hlk58523039"/>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m:t>
                  </m:r>
                </m:sub>
              </m:sSub>
              <w:bookmarkEnd w:id="23"/>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m:t>
                  </m:r>
                </m:sub>
              </m:sSub>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n-1</m:t>
                  </m:r>
                </m:sub>
              </m:sSub>
              <m:sSub>
                <m:sSubPr>
                  <m:ctrlPr>
                    <w:rPr>
                      <w:rFonts w:ascii="Cambria Math" w:hAnsi="Cambria Math" w:cs="Times New Roman"/>
                      <w:i/>
                    </w:rPr>
                  </m:ctrlPr>
                </m:sSubPr>
                <m:e>
                  <m:r>
                    <w:rPr>
                      <w:rFonts w:ascii="Cambria Math" w:hAnsi="Cambria Math" w:cs="Times New Roman"/>
                    </w:rPr>
                    <m:t>+ b</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6</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n-1</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n-1</m:t>
                  </m:r>
                </m:sub>
              </m:sSub>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7</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m:rPr>
                      <m:sty m:val="p"/>
                    </m:rPr>
                    <w:rPr>
                      <w:rFonts w:ascii="Cambria Math" w:hAnsi="Cambria Math" w:cs="Times New Roman"/>
                    </w:rPr>
                    <m:t>L</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m:rPr>
                      <m:sty m:val="p"/>
                    </m:rPr>
                    <w:rPr>
                      <w:rFonts w:ascii="Cambria Math" w:hAnsi="Cambria Math" w:cs="Times New Roman"/>
                    </w:rPr>
                    <m:t>R</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8</m:t>
                  </m:r>
                </m:sub>
              </m:sSub>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m:rPr>
                      <m:sty m:val="p"/>
                    </m:rPr>
                    <w:rPr>
                      <w:rFonts w:ascii="Cambria Math" w:hAnsi="Cambria Math" w:cs="Times New Roman"/>
                    </w:rPr>
                    <m:t>chosen</m:t>
                  </m:r>
                </m:sup>
              </m:sSubSup>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9</m:t>
                  </m:r>
                </m:sub>
              </m:sSub>
              <m:r>
                <w:rPr>
                  <w:rFonts w:ascii="Cambria Math" w:hAnsi="Cambria Math" w:cs="Times New Roman"/>
                </w:rPr>
                <m:t>(</m:t>
              </m:r>
              <w:bookmarkStart w:id="24" w:name="_Hlk58521814"/>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m:rPr>
                      <m:sty m:val="p"/>
                    </m:rPr>
                    <w:rPr>
                      <w:rFonts w:ascii="Cambria Math" w:hAnsi="Cambria Math" w:cs="Times New Roman"/>
                    </w:rPr>
                    <m:t>L</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m:rPr>
                      <m:sty m:val="p"/>
                    </m:rPr>
                    <w:rPr>
                      <w:rFonts w:ascii="Cambria Math" w:hAnsi="Cambria Math" w:cs="Times New Roman"/>
                    </w:rPr>
                    <m:t>R</m:t>
                  </m:r>
                </m:sup>
              </m:sSubSup>
              <w:bookmarkEnd w:id="24"/>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10</m:t>
                  </m:r>
                </m:sub>
              </m:sSub>
              <w:bookmarkStart w:id="25" w:name="_Hlk58521853"/>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m:rPr>
                      <m:sty m:val="p"/>
                    </m:rPr>
                    <w:rPr>
                      <w:rFonts w:ascii="Cambria Math" w:hAnsi="Cambria Math" w:cs="Times New Roman"/>
                    </w:rPr>
                    <m:t>chosen</m:t>
                  </m:r>
                </m:sup>
              </m:sSubSup>
              <w:bookmarkEnd w:id="25"/>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11</m:t>
                  </m:r>
                </m:sub>
              </m:sSub>
              <m:bar>
                <m:barPr>
                  <m:pos m:val="top"/>
                  <m:ctrlPr>
                    <w:rPr>
                      <w:rFonts w:ascii="Cambria Math" w:hAnsi="Cambria Math" w:cs="Times New Roman"/>
                      <w:i/>
                    </w:rPr>
                  </m:ctrlPr>
                </m:bar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n</m:t>
                      </m:r>
                    </m:sub>
                    <m:sup>
                      <m:r>
                        <m:rPr>
                          <m:sty m:val="p"/>
                        </m:rPr>
                        <w:rPr>
                          <w:rFonts w:ascii="Cambria Math" w:hAnsi="Cambria Math" w:cs="Times New Roman"/>
                        </w:rPr>
                        <m:t>MA</m:t>
                      </m:r>
                    </m:sup>
                  </m:sSubSup>
                </m:e>
              </m:ba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12</m:t>
                  </m:r>
                </m:sub>
              </m:sSub>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n</m:t>
                  </m:r>
                </m:sub>
                <m:sup>
                  <m:r>
                    <m:rPr>
                      <m:sty m:val="p"/>
                    </m:rPr>
                    <w:rPr>
                      <w:rFonts w:ascii="Cambria Math" w:hAnsi="Cambria Math" w:cs="Times New Roman"/>
                    </w:rPr>
                    <m:t>Cum.</m:t>
                  </m:r>
                </m:sup>
              </m:sSubSup>
              <m:r>
                <w:rPr>
                  <w:rFonts w:ascii="Cambria Math" w:hAnsi="Cambria Math" w:cs="Times New Roman"/>
                </w:rPr>
                <m:t>+ε(t)#</m:t>
              </m:r>
              <m:d>
                <m:dPr>
                  <m:ctrlPr>
                    <w:rPr>
                      <w:rFonts w:ascii="Cambria Math" w:hAnsi="Cambria Math" w:cs="Times New Roman"/>
                      <w:i/>
                    </w:rPr>
                  </m:ctrlPr>
                </m:dPr>
                <m:e>
                  <m:r>
                    <w:rPr>
                      <w:rFonts w:ascii="Cambria Math" w:hAnsi="Cambria Math" w:cs="Times New Roman"/>
                    </w:rPr>
                    <m:t>12</m:t>
                  </m:r>
                </m:e>
              </m:d>
            </m:e>
          </m:eqArr>
        </m:oMath>
      </m:oMathPara>
    </w:p>
    <w:p w14:paraId="337DB66A" w14:textId="77777777" w:rsidR="00915091" w:rsidRDefault="00915091" w:rsidP="002B194A">
      <w:pPr>
        <w:spacing w:after="0" w:line="360" w:lineRule="auto"/>
        <w:rPr>
          <w:rFonts w:ascii="Helvetica" w:hAnsi="Helvetica" w:cs="Times New Roman"/>
          <w:iCs/>
        </w:rPr>
      </w:pPr>
    </w:p>
    <w:p w14:paraId="77293405" w14:textId="4E1EF52C" w:rsidR="002B194A" w:rsidRDefault="002B194A" w:rsidP="004C5204">
      <w:pPr>
        <w:spacing w:after="0" w:line="360" w:lineRule="auto"/>
        <w:rPr>
          <w:rFonts w:ascii="Helvetica" w:hAnsi="Helvetica" w:cs="Times New Roman"/>
        </w:rPr>
      </w:pPr>
      <w:r w:rsidRPr="002B194A">
        <w:rPr>
          <w:rFonts w:ascii="Helvetica" w:hAnsi="Helvetica" w:cs="Times New Roman"/>
          <w:iCs/>
        </w:rPr>
        <w:t xml:space="preserve">where  </w:t>
      </w:r>
      <w:bookmarkStart w:id="26" w:name="_Hlk49449557"/>
      <m:oMath>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m:rPr>
                <m:sty m:val="p"/>
              </m:rPr>
              <w:rPr>
                <w:rFonts w:ascii="Cambria Math" w:hAnsi="Cambria Math" w:cs="Times New Roman"/>
              </w:rPr>
              <m:t>L</m:t>
            </m:r>
          </m:sup>
        </m:sSubSup>
      </m:oMath>
      <w:r w:rsidRPr="002B194A">
        <w:rPr>
          <w:rFonts w:ascii="Helvetica" w:hAnsi="Helvetica" w:cs="Times New Roman"/>
        </w:rPr>
        <w:t xml:space="preserve"> </w:t>
      </w:r>
      <w:bookmarkEnd w:id="26"/>
      <w:r w:rsidR="00915091">
        <w:rPr>
          <w:rFonts w:ascii="Helvetica" w:hAnsi="Helvetica" w:cs="Times New Roman"/>
        </w:rPr>
        <w:t xml:space="preserve">and </w:t>
      </w:r>
      <m:oMath>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m:rPr>
                <m:sty m:val="p"/>
              </m:rPr>
              <w:rPr>
                <w:rFonts w:ascii="Cambria Math" w:hAnsi="Cambria Math" w:cs="Times New Roman"/>
              </w:rPr>
              <m:t>R</m:t>
            </m:r>
          </m:sup>
        </m:sSubSup>
      </m:oMath>
      <w:r w:rsidR="00915091">
        <w:rPr>
          <w:rFonts w:ascii="Helvetica" w:hAnsi="Helvetica" w:cs="Times New Roman"/>
        </w:rPr>
        <w:t xml:space="preserve"> </w:t>
      </w:r>
      <w:r w:rsidRPr="002B194A">
        <w:rPr>
          <w:rFonts w:ascii="Helvetica" w:hAnsi="Helvetica" w:cs="Times New Roman"/>
        </w:rPr>
        <w:t xml:space="preserve">denote the action values of the left and right choices in trial </w:t>
      </w:r>
      <m:oMath>
        <m:r>
          <w:rPr>
            <w:rFonts w:ascii="Cambria Math" w:hAnsi="Cambria Math" w:cs="Times New Roman"/>
          </w:rPr>
          <m:t>n</m:t>
        </m:r>
      </m:oMath>
      <w:r w:rsidRPr="002B194A">
        <w:rPr>
          <w:rFonts w:ascii="Helvetica" w:hAnsi="Helvetica" w:cs="Times New Roman"/>
        </w:rPr>
        <w:t>, respectively</w:t>
      </w:r>
      <w:r w:rsidR="004C5204">
        <w:rPr>
          <w:rFonts w:ascii="Helvetica" w:hAnsi="Helvetica" w:cs="Times New Roman"/>
        </w:rPr>
        <w:t>,</w:t>
      </w:r>
      <w:r w:rsidRPr="002B194A">
        <w:rPr>
          <w:rFonts w:ascii="Helvetica" w:hAnsi="Helvetica" w:cs="Times New Roman"/>
        </w:rPr>
        <w:t xml:space="preserve"> </w:t>
      </w:r>
      <m:oMath>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m:rPr>
                <m:sty m:val="p"/>
              </m:rPr>
              <w:rPr>
                <w:rFonts w:ascii="Cambria Math" w:hAnsi="Cambria Math" w:cs="Times New Roman"/>
              </w:rPr>
              <m:t>chosen</m:t>
            </m:r>
          </m:sup>
        </m:sSubSup>
      </m:oMath>
      <w:r w:rsidRPr="002B194A">
        <w:rPr>
          <w:rFonts w:ascii="Helvetica" w:hAnsi="Helvetica" w:cs="Times New Roman"/>
        </w:rPr>
        <w:t xml:space="preserve"> is the value of the </w:t>
      </w:r>
      <w:r w:rsidR="00915091">
        <w:rPr>
          <w:rFonts w:ascii="Helvetica" w:hAnsi="Helvetica" w:cs="Times New Roman"/>
        </w:rPr>
        <w:t>action chosen</w:t>
      </w:r>
      <w:r w:rsidRPr="002B194A">
        <w:rPr>
          <w:rFonts w:ascii="Helvetica" w:hAnsi="Helvetica" w:cs="Times New Roman"/>
        </w:rPr>
        <w:t xml:space="preserve"> in trial </w:t>
      </w:r>
      <m:oMath>
        <m:r>
          <w:rPr>
            <w:rFonts w:ascii="Cambria Math" w:hAnsi="Cambria Math" w:cs="Times New Roman"/>
          </w:rPr>
          <m:t>n</m:t>
        </m:r>
      </m:oMath>
      <w:r w:rsidR="004C5204">
        <w:rPr>
          <w:rFonts w:ascii="Helvetica" w:hAnsi="Helvetica" w:cs="Times New Roman"/>
        </w:rPr>
        <w:t>,</w:t>
      </w:r>
      <w:r w:rsidRPr="002B194A">
        <w:rPr>
          <w:rFonts w:ascii="Helvetica" w:hAnsi="Helvetica" w:cs="Times New Roman"/>
        </w:rPr>
        <w:t xml:space="preserve"> </w:t>
      </w:r>
      <m:oMath>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m:rPr>
                <m:sty m:val="p"/>
              </m:rPr>
              <w:rPr>
                <w:rFonts w:ascii="Cambria Math" w:hAnsi="Cambria Math" w:cs="Times New Roman"/>
              </w:rPr>
              <m:t>L</m:t>
            </m:r>
          </m:sup>
        </m:sSubSup>
      </m:oMath>
      <w:r w:rsidRPr="002B194A">
        <w:rPr>
          <w:rFonts w:ascii="Helvetica" w:hAnsi="Helvetica" w:cs="Times New Roman"/>
        </w:rPr>
        <w:t xml:space="preserve"> </w:t>
      </w:r>
      <w:r w:rsidR="004C5204">
        <w:rPr>
          <w:rFonts w:ascii="Helvetica" w:hAnsi="Helvetica" w:cs="Times New Roman"/>
        </w:rPr>
        <w:t xml:space="preserve">and </w:t>
      </w:r>
      <m:oMath>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m:rPr>
                <m:sty m:val="p"/>
              </m:rPr>
              <w:rPr>
                <w:rFonts w:ascii="Cambria Math" w:hAnsi="Cambria Math" w:cs="Times New Roman"/>
              </w:rPr>
              <m:t>R</m:t>
            </m:r>
          </m:sup>
        </m:sSubSup>
      </m:oMath>
      <w:r w:rsidR="004C5204">
        <w:rPr>
          <w:rFonts w:ascii="Helvetica" w:hAnsi="Helvetica" w:cs="Times New Roman"/>
        </w:rPr>
        <w:t xml:space="preserve"> </w:t>
      </w:r>
      <w:r w:rsidRPr="002B194A">
        <w:rPr>
          <w:rFonts w:ascii="Helvetica" w:hAnsi="Helvetica" w:cs="Times New Roman"/>
        </w:rPr>
        <w:t xml:space="preserve">are the choice kernels of the left and right choices in trial </w:t>
      </w:r>
      <m:oMath>
        <m:r>
          <w:rPr>
            <w:rFonts w:ascii="Cambria Math" w:hAnsi="Cambria Math" w:cs="Times New Roman"/>
          </w:rPr>
          <m:t>n</m:t>
        </m:r>
      </m:oMath>
      <w:r w:rsidRPr="002B194A">
        <w:rPr>
          <w:rFonts w:ascii="Helvetica" w:hAnsi="Helvetica" w:cs="Times New Roman"/>
        </w:rPr>
        <w:t>, respectively</w:t>
      </w:r>
      <w:r w:rsidR="004C5204">
        <w:rPr>
          <w:rFonts w:ascii="Helvetica" w:hAnsi="Helvetica" w:cs="Times New Roman"/>
        </w:rPr>
        <w:t>,</w:t>
      </w:r>
      <w:r w:rsidRPr="002B194A">
        <w:rPr>
          <w:rFonts w:ascii="Helvetica" w:hAnsi="Helvetica" w:cs="Times New Roman"/>
        </w:rPr>
        <w:t xml:space="preserve"> </w:t>
      </w:r>
      <m:oMath>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m:rPr>
                <m:sty m:val="p"/>
              </m:rPr>
              <w:rPr>
                <w:rFonts w:ascii="Cambria Math" w:hAnsi="Cambria Math" w:cs="Times New Roman"/>
              </w:rPr>
              <m:t>chosen</m:t>
            </m:r>
          </m:sup>
        </m:sSubSup>
      </m:oMath>
      <w:r w:rsidRPr="002B194A">
        <w:rPr>
          <w:rFonts w:ascii="Helvetica" w:hAnsi="Helvetica" w:cs="Times New Roman"/>
        </w:rPr>
        <w:t xml:space="preserve"> is the choice kernels of the </w:t>
      </w:r>
      <w:r w:rsidR="004C5204">
        <w:rPr>
          <w:rFonts w:ascii="Helvetica" w:hAnsi="Helvetica" w:cs="Times New Roman"/>
        </w:rPr>
        <w:t>action chosen</w:t>
      </w:r>
      <w:r w:rsidRPr="002B194A">
        <w:rPr>
          <w:rFonts w:ascii="Helvetica" w:hAnsi="Helvetica" w:cs="Times New Roman"/>
        </w:rPr>
        <w:t xml:space="preserve"> in trial </w:t>
      </w:r>
      <m:oMath>
        <m:r>
          <w:rPr>
            <w:rFonts w:ascii="Cambria Math" w:hAnsi="Cambria Math" w:cs="Times New Roman"/>
          </w:rPr>
          <m:t>n</m:t>
        </m:r>
      </m:oMath>
      <w:r w:rsidR="004C5204">
        <w:rPr>
          <w:rFonts w:ascii="Helvetica" w:hAnsi="Helvetica" w:cs="Times New Roman"/>
        </w:rPr>
        <w:t>.</w:t>
      </w:r>
    </w:p>
    <w:p w14:paraId="14B08901" w14:textId="77777777" w:rsidR="004C5204" w:rsidRPr="002B194A" w:rsidRDefault="004C5204" w:rsidP="004C5204">
      <w:pPr>
        <w:spacing w:after="0" w:line="360" w:lineRule="auto"/>
        <w:rPr>
          <w:rFonts w:ascii="Helvetica" w:hAnsi="Helvetica" w:cs="Times New Roman"/>
          <w:i/>
        </w:rPr>
      </w:pPr>
    </w:p>
    <w:p w14:paraId="7775FA8F" w14:textId="4B9FA076" w:rsidR="001C781D" w:rsidRDefault="001C781D" w:rsidP="001C781D">
      <w:pPr>
        <w:spacing w:after="0" w:line="360" w:lineRule="auto"/>
        <w:rPr>
          <w:rFonts w:ascii="Helvetica" w:hAnsi="Helvetica" w:cs="Times New Roman"/>
        </w:rPr>
      </w:pPr>
      <w:r w:rsidRPr="002B194A">
        <w:rPr>
          <w:rFonts w:ascii="Helvetica" w:hAnsi="Helvetica" w:cs="Times New Roman"/>
        </w:rPr>
        <w:t xml:space="preserve">To </w:t>
      </w:r>
      <w:r>
        <w:rPr>
          <w:rFonts w:ascii="Helvetica" w:hAnsi="Helvetica" w:cs="Times New Roman"/>
        </w:rPr>
        <w:t>determine how pupil responses may relate to latent decision variables for value updating, we used multiple linear regression:</w:t>
      </w:r>
    </w:p>
    <w:p w14:paraId="72D23C3B" w14:textId="77777777" w:rsidR="001C781D" w:rsidRDefault="001C781D" w:rsidP="001C781D">
      <w:pPr>
        <w:spacing w:after="0" w:line="360" w:lineRule="auto"/>
        <w:rPr>
          <w:rFonts w:ascii="Helvetica" w:hAnsi="Helvetica" w:cs="Times New Roman"/>
        </w:rPr>
      </w:pPr>
    </w:p>
    <w:p w14:paraId="3DF44077" w14:textId="0C170867" w:rsidR="002B194A" w:rsidRPr="002B194A" w:rsidRDefault="00F91853" w:rsidP="002B194A">
      <w:pPr>
        <w:spacing w:after="0" w:line="360" w:lineRule="auto"/>
        <w:rPr>
          <w:rFonts w:ascii="Helvetica" w:hAnsi="Helvetica" w:cs="Times New Roman"/>
          <w:i/>
        </w:rPr>
      </w:pPr>
      <m:oMathPara>
        <m:oMath>
          <m:eqArr>
            <m:eqArrPr>
              <m:maxDist m:val="1"/>
              <m:ctrlPr>
                <w:rPr>
                  <w:rFonts w:ascii="Cambria Math" w:hAnsi="Cambria Math" w:cs="Times New Roman"/>
                  <w:i/>
                </w:rPr>
              </m:ctrlPr>
            </m:eqArrPr>
            <m:e>
              <m:r>
                <w:rPr>
                  <w:rFonts w:ascii="Cambria Math" w:hAnsi="Cambria Math" w:cs="Times New Roman"/>
                </w:rPr>
                <m:t>pupil response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 xml:space="preserve">2 </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n-1</m:t>
                  </m:r>
                </m:sub>
              </m:sSub>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4</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m:rPr>
                      <m:sty m:val="p"/>
                    </m:rPr>
                    <w:rPr>
                      <w:rFonts w:ascii="Cambria Math" w:hAnsi="Cambria Math" w:cs="Times New Roman"/>
                    </w:rPr>
                    <m:t>L</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m:rPr>
                      <m:sty m:val="p"/>
                    </m:rPr>
                    <w:rPr>
                      <w:rFonts w:ascii="Cambria Math" w:hAnsi="Cambria Math" w:cs="Times New Roman"/>
                    </w:rPr>
                    <m:t>R</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m:rPr>
                      <m:sty m:val="p"/>
                    </m:rPr>
                    <w:rPr>
                      <w:rFonts w:ascii="Cambria Math" w:hAnsi="Cambria Math" w:cs="Times New Roman"/>
                    </w:rPr>
                    <m:t>chosen</m:t>
                  </m:r>
                </m:sup>
              </m:sSubSup>
              <m:r>
                <w:rPr>
                  <w:rFonts w:ascii="Cambria Math" w:hAnsi="Cambria Math" w:cs="Times New Roman"/>
                </w:rPr>
                <m:t>)</m:t>
              </m:r>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6</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m:rPr>
                      <m:sty m:val="p"/>
                    </m:rPr>
                    <w:rPr>
                      <w:rFonts w:ascii="Cambria Math" w:hAnsi="Cambria Math" w:cs="Times New Roman"/>
                    </w:rPr>
                    <m:t>L</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m:rPr>
                      <m:sty m:val="p"/>
                    </m:rPr>
                    <w:rPr>
                      <w:rFonts w:ascii="Cambria Math" w:hAnsi="Cambria Math" w:cs="Times New Roman"/>
                    </w:rPr>
                    <m:t>R</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7</m:t>
                  </m:r>
                </m:sub>
              </m:sSub>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m:rPr>
                      <m:sty m:val="p"/>
                    </m:rPr>
                    <w:rPr>
                      <w:rFonts w:ascii="Cambria Math" w:hAnsi="Cambria Math" w:cs="Times New Roman"/>
                    </w:rPr>
                    <m:t>chosen</m:t>
                  </m:r>
                </m:sup>
              </m:sSubSup>
              <m:r>
                <w:rPr>
                  <w:rFonts w:ascii="Cambria Math" w:hAnsi="Cambria Math" w:cs="Times New Roman"/>
                </w:rPr>
                <m:t>)</m:t>
              </m:r>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8</m:t>
                  </m:r>
                </m:sub>
              </m:sSub>
              <m:bar>
                <m:barPr>
                  <m:pos m:val="top"/>
                  <m:ctrlPr>
                    <w:rPr>
                      <w:rFonts w:ascii="Cambria Math" w:hAnsi="Cambria Math" w:cs="Times New Roman"/>
                      <w:i/>
                    </w:rPr>
                  </m:ctrlPr>
                </m:bar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n</m:t>
                      </m:r>
                    </m:sub>
                    <m:sup>
                      <m:r>
                        <m:rPr>
                          <m:sty m:val="p"/>
                        </m:rPr>
                        <w:rPr>
                          <w:rFonts w:ascii="Cambria Math" w:hAnsi="Cambria Math" w:cs="Times New Roman"/>
                        </w:rPr>
                        <m:t>MA</m:t>
                      </m:r>
                    </m:sup>
                  </m:sSubSup>
                </m:e>
              </m:ba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9</m:t>
                  </m:r>
                </m:sub>
              </m:sSub>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n</m:t>
                  </m:r>
                </m:sub>
                <m:sup>
                  <m:r>
                    <m:rPr>
                      <m:sty m:val="p"/>
                    </m:rPr>
                    <w:rPr>
                      <w:rFonts w:ascii="Cambria Math" w:hAnsi="Cambria Math" w:cs="Times New Roman"/>
                    </w:rPr>
                    <m:t>Cum</m:t>
                  </m:r>
                  <m:r>
                    <w:rPr>
                      <w:rFonts w:ascii="Cambria Math" w:hAnsi="Cambria Math" w:cs="Times New Roman"/>
                    </w:rPr>
                    <m:t>.</m:t>
                  </m:r>
                </m:sup>
              </m:sSubSup>
              <m:r>
                <w:rPr>
                  <w:rFonts w:ascii="Cambria Math" w:hAnsi="Cambria Math" w:cs="Times New Roman"/>
                </w:rPr>
                <m:t>+ε(t)#</m:t>
              </m:r>
              <m:d>
                <m:dPr>
                  <m:ctrlPr>
                    <w:rPr>
                      <w:rFonts w:ascii="Cambria Math" w:hAnsi="Cambria Math" w:cs="Times New Roman"/>
                      <w:i/>
                    </w:rPr>
                  </m:ctrlPr>
                </m:dPr>
                <m:e>
                  <m:r>
                    <w:rPr>
                      <w:rFonts w:ascii="Cambria Math" w:hAnsi="Cambria Math" w:cs="Times New Roman"/>
                    </w:rPr>
                    <m:t>13</m:t>
                  </m:r>
                </m:e>
              </m:d>
            </m:e>
          </m:eqArr>
        </m:oMath>
      </m:oMathPara>
    </w:p>
    <w:p w14:paraId="6E878F4B" w14:textId="77777777" w:rsidR="001C781D" w:rsidRDefault="001C781D" w:rsidP="002B194A">
      <w:pPr>
        <w:spacing w:after="0" w:line="360" w:lineRule="auto"/>
        <w:rPr>
          <w:rFonts w:ascii="Helvetica" w:hAnsi="Helvetica" w:cs="Times New Roman"/>
        </w:rPr>
      </w:pPr>
    </w:p>
    <w:p w14:paraId="03AAE308" w14:textId="257CF4EE" w:rsidR="00275FE4" w:rsidRDefault="001C781D" w:rsidP="00275FE4">
      <w:pPr>
        <w:spacing w:after="0" w:line="360" w:lineRule="auto"/>
        <w:rPr>
          <w:rFonts w:ascii="Helvetica" w:hAnsi="Helvetica" w:cs="Times New Roman"/>
        </w:rPr>
      </w:pPr>
      <w:r>
        <w:rPr>
          <w:rFonts w:ascii="Helvetica" w:hAnsi="Helvetica" w:cs="Times New Roman"/>
        </w:rPr>
        <w:t>w</w:t>
      </w:r>
      <w:r w:rsidR="002B194A" w:rsidRPr="002B194A">
        <w:rPr>
          <w:rFonts w:ascii="Helvetica" w:hAnsi="Helvetica" w:cs="Times New Roman"/>
        </w:rPr>
        <w:t xml:space="preserve">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n</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hint="eastAsia"/>
              </w:rPr>
              <m:t>Q</m:t>
            </m:r>
          </m:e>
          <m:sub>
            <m:r>
              <w:rPr>
                <w:rFonts w:ascii="Cambria Math" w:hAnsi="Cambria Math" w:cs="Times New Roman"/>
              </w:rPr>
              <m:t>n</m:t>
            </m:r>
          </m:sub>
          <m:sup>
            <m:r>
              <m:rPr>
                <m:sty m:val="p"/>
              </m:rPr>
              <w:rPr>
                <w:rFonts w:ascii="Cambria Math" w:hAnsi="Cambria Math" w:cs="Times New Roman"/>
              </w:rPr>
              <m:t>chosen</m:t>
            </m:r>
          </m:sup>
        </m:sSubSup>
      </m:oMath>
      <w:r w:rsidR="002B194A" w:rsidRPr="002B194A">
        <w:rPr>
          <w:rFonts w:ascii="Helvetica" w:hAnsi="Helvetica" w:cs="Times New Roman"/>
        </w:rPr>
        <w:t xml:space="preserve"> </w:t>
      </w:r>
      <w:r>
        <w:rPr>
          <w:rFonts w:ascii="Helvetica" w:hAnsi="Helvetica" w:cs="Times New Roman"/>
        </w:rPr>
        <w:t>is</w:t>
      </w:r>
      <w:r w:rsidR="002B194A" w:rsidRPr="002B194A">
        <w:rPr>
          <w:rFonts w:ascii="Helvetica" w:hAnsi="Helvetica" w:cs="Times New Roman"/>
        </w:rPr>
        <w:t xml:space="preserve"> the reward prediction error (RPE), and </w:t>
      </w:r>
      <m:oMath>
        <m:r>
          <w:rPr>
            <w:rFonts w:ascii="Cambria Math" w:hAnsi="Cambria Math" w:cs="Times New Roman"/>
          </w:rPr>
          <m:t>1-</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n</m:t>
            </m:r>
          </m:sub>
          <m:sup>
            <m:r>
              <m:rPr>
                <m:sty m:val="p"/>
              </m:rPr>
              <w:rPr>
                <w:rFonts w:ascii="Cambria Math" w:hAnsi="Cambria Math" w:cs="Times New Roman"/>
              </w:rPr>
              <m:t>chosen</m:t>
            </m:r>
          </m:sup>
        </m:sSubSup>
      </m:oMath>
      <w:r w:rsidR="002B194A" w:rsidRPr="002B194A">
        <w:rPr>
          <w:rFonts w:ascii="Helvetica" w:hAnsi="Helvetica" w:cs="Times New Roman"/>
        </w:rPr>
        <w:t xml:space="preserve"> </w:t>
      </w:r>
      <w:r>
        <w:rPr>
          <w:rFonts w:ascii="Helvetica" w:hAnsi="Helvetica" w:cs="Times New Roman"/>
        </w:rPr>
        <w:t>is</w:t>
      </w:r>
      <w:r w:rsidR="002B194A" w:rsidRPr="002B194A">
        <w:rPr>
          <w:rFonts w:ascii="Helvetica" w:hAnsi="Helvetica" w:cs="Times New Roman"/>
        </w:rPr>
        <w:t xml:space="preserve"> the error</w:t>
      </w:r>
      <w:r>
        <w:rPr>
          <w:rFonts w:ascii="Helvetica" w:hAnsi="Helvetica" w:cs="Times New Roman"/>
        </w:rPr>
        <w:t xml:space="preserve"> </w:t>
      </w:r>
      <w:r w:rsidR="002B194A" w:rsidRPr="002B194A">
        <w:rPr>
          <w:rFonts w:ascii="Helvetica" w:hAnsi="Helvetica" w:cs="Times New Roman"/>
        </w:rPr>
        <w:t xml:space="preserve">used to update the choice kernels, </w:t>
      </w:r>
      <w:r>
        <w:rPr>
          <w:rFonts w:ascii="Helvetica" w:hAnsi="Helvetica" w:cs="Times New Roman"/>
        </w:rPr>
        <w:t>or</w:t>
      </w:r>
      <w:r w:rsidR="002B194A" w:rsidRPr="002B194A">
        <w:rPr>
          <w:rFonts w:ascii="Helvetica" w:hAnsi="Helvetica" w:cs="Times New Roman"/>
        </w:rPr>
        <w:t xml:space="preserve"> choice kernel error (CKE</w:t>
      </w:r>
      <w:proofErr w:type="gramStart"/>
      <w:r w:rsidR="002B194A" w:rsidRPr="002B194A">
        <w:rPr>
          <w:rFonts w:ascii="Helvetica" w:hAnsi="Helvetica" w:cs="Times New Roman"/>
        </w:rPr>
        <w:t>).</w:t>
      </w:r>
      <w:proofErr w:type="gramEnd"/>
    </w:p>
    <w:p w14:paraId="430192CB" w14:textId="1686DADA" w:rsidR="00275FE4" w:rsidRDefault="00275FE4" w:rsidP="002B194A">
      <w:pPr>
        <w:spacing w:after="0" w:line="360" w:lineRule="auto"/>
        <w:rPr>
          <w:rFonts w:ascii="Helvetica" w:hAnsi="Helvetica" w:cs="Times New Roman"/>
        </w:rPr>
      </w:pPr>
    </w:p>
    <w:p w14:paraId="108A1A27" w14:textId="2F5253E7" w:rsidR="004D5B14" w:rsidRDefault="00395741" w:rsidP="007D5B61">
      <w:pPr>
        <w:spacing w:after="0" w:line="360" w:lineRule="auto"/>
        <w:rPr>
          <w:rFonts w:ascii="Helvetica" w:hAnsi="Helvetica" w:cs="Times New Roman"/>
        </w:rPr>
      </w:pPr>
      <w:r>
        <w:rPr>
          <w:rFonts w:ascii="Helvetica" w:hAnsi="Helvetica" w:cs="Times New Roman"/>
        </w:rPr>
        <w:t>For each session, t</w:t>
      </w:r>
      <w:r w:rsidR="002B194A" w:rsidRPr="002B194A">
        <w:rPr>
          <w:rFonts w:ascii="Helvetica" w:hAnsi="Helvetica" w:cs="Times New Roman"/>
        </w:rPr>
        <w:t xml:space="preserve">he </w:t>
      </w:r>
      <w:r w:rsidR="00275FE4">
        <w:rPr>
          <w:rFonts w:ascii="Helvetica" w:hAnsi="Helvetica" w:cs="Times New Roman"/>
        </w:rPr>
        <w:t xml:space="preserve">regression </w:t>
      </w:r>
      <w:r w:rsidR="002B194A" w:rsidRPr="002B194A">
        <w:rPr>
          <w:rFonts w:ascii="Helvetica" w:hAnsi="Helvetica" w:cs="Times New Roman"/>
        </w:rPr>
        <w:t xml:space="preserve">coefficients </w:t>
      </w:r>
      <w:r w:rsidR="00275FE4">
        <w:rPr>
          <w:rFonts w:ascii="Helvetica" w:hAnsi="Helvetica" w:cs="Times New Roman"/>
        </w:rPr>
        <w:t xml:space="preserve">were determined by fitting the equations to </w:t>
      </w:r>
      <w:r w:rsidR="00D175FA">
        <w:rPr>
          <w:rFonts w:ascii="Helvetica" w:hAnsi="Helvetica" w:cs="Times New Roman"/>
        </w:rPr>
        <w:t>data</w:t>
      </w:r>
      <w:r>
        <w:rPr>
          <w:rFonts w:ascii="Helvetica" w:hAnsi="Helvetica" w:cs="Times New Roman"/>
        </w:rPr>
        <w:t xml:space="preserve"> </w:t>
      </w:r>
      <w:r w:rsidR="002B194A" w:rsidRPr="002B194A">
        <w:rPr>
          <w:rFonts w:ascii="Helvetica" w:hAnsi="Helvetica" w:cs="Times New Roman"/>
        </w:rPr>
        <w:t>using the</w:t>
      </w:r>
      <w:r w:rsidR="00275FE4">
        <w:rPr>
          <w:rFonts w:ascii="Helvetica" w:hAnsi="Helvetica" w:cs="Times New Roman"/>
        </w:rPr>
        <w:t xml:space="preserve"> MATLAB function</w:t>
      </w:r>
      <w:r w:rsidR="002B194A" w:rsidRPr="002B194A">
        <w:rPr>
          <w:rFonts w:ascii="Helvetica" w:hAnsi="Helvetica" w:cs="Times New Roman"/>
        </w:rPr>
        <w:t xml:space="preserve"> </w:t>
      </w:r>
      <w:proofErr w:type="spellStart"/>
      <w:r w:rsidR="002B194A" w:rsidRPr="00275FE4">
        <w:rPr>
          <w:rFonts w:ascii="Helvetica" w:hAnsi="Helvetica" w:cs="Times New Roman"/>
          <w:i/>
          <w:iCs/>
        </w:rPr>
        <w:t>fitlm</w:t>
      </w:r>
      <w:proofErr w:type="spellEnd"/>
      <w:r w:rsidR="004B427B">
        <w:rPr>
          <w:rFonts w:ascii="Helvetica" w:hAnsi="Helvetica" w:cs="Times New Roman"/>
        </w:rPr>
        <w:t>. The fit was done in</w:t>
      </w:r>
      <w:r w:rsidR="002B194A" w:rsidRPr="002B194A">
        <w:rPr>
          <w:rFonts w:ascii="Helvetica" w:hAnsi="Helvetica" w:cs="Times New Roman"/>
        </w:rPr>
        <w:t xml:space="preserve"> </w:t>
      </w:r>
      <w:r w:rsidR="004B427B">
        <w:rPr>
          <w:rFonts w:ascii="Helvetica" w:hAnsi="Helvetica" w:cs="Times New Roman"/>
        </w:rPr>
        <w:t>100</w:t>
      </w:r>
      <w:r w:rsidR="00CD0CF8">
        <w:rPr>
          <w:rFonts w:ascii="Helvetica" w:hAnsi="Helvetica" w:cs="Times New Roman"/>
        </w:rPr>
        <w:t>-</w:t>
      </w:r>
      <w:r w:rsidR="002B194A" w:rsidRPr="002B194A">
        <w:rPr>
          <w:rFonts w:ascii="Helvetica" w:hAnsi="Helvetica" w:cs="Times New Roman"/>
        </w:rPr>
        <w:t>ms time bins</w:t>
      </w:r>
      <w:r w:rsidR="00894B5C">
        <w:rPr>
          <w:rFonts w:ascii="Helvetica" w:hAnsi="Helvetica" w:cs="Times New Roman"/>
        </w:rPr>
        <w:t xml:space="preserve"> that span </w:t>
      </w:r>
      <w:r w:rsidR="002B194A" w:rsidRPr="002B194A">
        <w:rPr>
          <w:rFonts w:ascii="Helvetica" w:hAnsi="Helvetica" w:cs="Times New Roman"/>
        </w:rPr>
        <w:t xml:space="preserve">from </w:t>
      </w:r>
      <w:r w:rsidR="004B427B">
        <w:rPr>
          <w:rFonts w:ascii="Helvetica" w:hAnsi="Helvetica" w:cs="Times New Roman"/>
        </w:rPr>
        <w:t>-3</w:t>
      </w:r>
      <w:r w:rsidR="002B194A" w:rsidRPr="002B194A">
        <w:rPr>
          <w:rFonts w:ascii="Helvetica" w:hAnsi="Helvetica" w:cs="Times New Roman"/>
        </w:rPr>
        <w:t xml:space="preserve"> to 5 s relative to cue onset</w:t>
      </w:r>
      <w:r w:rsidR="004B427B">
        <w:rPr>
          <w:rFonts w:ascii="Helvetica" w:hAnsi="Helvetica" w:cs="Times New Roman"/>
        </w:rPr>
        <w:t>, using mean pupil response within the time bins</w:t>
      </w:r>
      <w:r w:rsidR="002B194A" w:rsidRPr="002B194A">
        <w:rPr>
          <w:rFonts w:ascii="Helvetica" w:hAnsi="Helvetica" w:cs="Times New Roman"/>
        </w:rPr>
        <w:t xml:space="preserve">. To summarize the </w:t>
      </w:r>
      <w:r w:rsidR="00D57AE7">
        <w:rPr>
          <w:rFonts w:ascii="Helvetica" w:hAnsi="Helvetica" w:cs="Times New Roman"/>
        </w:rPr>
        <w:t>results</w:t>
      </w:r>
      <w:r w:rsidR="002B194A" w:rsidRPr="002B194A">
        <w:rPr>
          <w:rFonts w:ascii="Helvetica" w:hAnsi="Helvetica" w:cs="Times New Roman"/>
        </w:rPr>
        <w:t xml:space="preserve">, </w:t>
      </w:r>
      <w:r w:rsidR="005A4DFB">
        <w:rPr>
          <w:rFonts w:ascii="Helvetica" w:hAnsi="Helvetica" w:cs="Times New Roman"/>
        </w:rPr>
        <w:t xml:space="preserve">for each predictor, we </w:t>
      </w:r>
      <w:r w:rsidR="005A4DFB" w:rsidRPr="00395741">
        <w:rPr>
          <w:rFonts w:ascii="Helvetica" w:hAnsi="Helvetica" w:cs="Times New Roman"/>
        </w:rPr>
        <w:t xml:space="preserve">calculated </w:t>
      </w:r>
      <w:r w:rsidR="002B194A" w:rsidRPr="00395741">
        <w:rPr>
          <w:rFonts w:ascii="Helvetica" w:hAnsi="Helvetica" w:cs="Times New Roman"/>
        </w:rPr>
        <w:t xml:space="preserve">the proportion of sessions </w:t>
      </w:r>
      <w:r w:rsidR="005A4DFB" w:rsidRPr="00395741">
        <w:rPr>
          <w:rFonts w:ascii="Helvetica" w:hAnsi="Helvetica" w:cs="Times New Roman"/>
        </w:rPr>
        <w:t xml:space="preserve">in which the regression coefficient was </w:t>
      </w:r>
      <w:r w:rsidRPr="00395741">
        <w:rPr>
          <w:rFonts w:ascii="Helvetica" w:hAnsi="Helvetica" w:cs="Times New Roman"/>
        </w:rPr>
        <w:t xml:space="preserve">different from </w:t>
      </w:r>
      <w:r w:rsidR="004D5B14">
        <w:rPr>
          <w:rFonts w:ascii="Helvetica" w:hAnsi="Helvetica" w:cs="Times New Roman"/>
        </w:rPr>
        <w:t>zero (</w:t>
      </w:r>
      <w:r w:rsidR="004D5B14" w:rsidRPr="004D5B14">
        <w:rPr>
          <w:rFonts w:ascii="Helvetica" w:hAnsi="Helvetica" w:cs="Times New Roman"/>
          <w:i/>
          <w:iCs/>
        </w:rPr>
        <w:t>P</w:t>
      </w:r>
      <w:r w:rsidR="004D5B14">
        <w:rPr>
          <w:rFonts w:ascii="Helvetica" w:hAnsi="Helvetica" w:cs="Times New Roman"/>
        </w:rPr>
        <w:t xml:space="preserve"> &lt; 0.01)</w:t>
      </w:r>
      <w:r>
        <w:rPr>
          <w:rFonts w:ascii="Helvetica" w:hAnsi="Helvetica" w:cs="Times New Roman"/>
        </w:rPr>
        <w:t>.</w:t>
      </w:r>
      <w:r w:rsidR="002B194A" w:rsidRPr="002B194A">
        <w:rPr>
          <w:rFonts w:ascii="Helvetica" w:hAnsi="Helvetica" w:cs="Times New Roman"/>
        </w:rPr>
        <w:t xml:space="preserve"> </w:t>
      </w:r>
      <w:r w:rsidR="004D5B14">
        <w:rPr>
          <w:rFonts w:ascii="Helvetica" w:hAnsi="Helvetica" w:cs="Times New Roman"/>
        </w:rPr>
        <w:t xml:space="preserve">To determine if the proportion was significantly different from chance, we </w:t>
      </w:r>
      <w:r w:rsidR="00C5409E">
        <w:rPr>
          <w:rFonts w:ascii="Helvetica" w:hAnsi="Helvetica" w:cs="Times New Roman"/>
        </w:rPr>
        <w:t xml:space="preserve">performed a chi-square test against the null hypothesis that </w:t>
      </w:r>
      <w:r w:rsidR="00050A7B">
        <w:rPr>
          <w:rFonts w:ascii="Helvetica" w:hAnsi="Helvetica" w:cs="Times New Roman"/>
        </w:rPr>
        <w:t xml:space="preserve">there is a 1% </w:t>
      </w:r>
      <w:r w:rsidR="0053703D">
        <w:rPr>
          <w:rFonts w:ascii="Helvetica" w:hAnsi="Helvetica" w:cs="Times New Roman"/>
        </w:rPr>
        <w:t>probability</w:t>
      </w:r>
      <w:r w:rsidR="00050A7B">
        <w:rPr>
          <w:rFonts w:ascii="Helvetica" w:hAnsi="Helvetica" w:cs="Times New Roman"/>
        </w:rPr>
        <w:t xml:space="preserve"> that a given predictor is mischaracterized as significant </w:t>
      </w:r>
      <w:r w:rsidR="0053703D">
        <w:rPr>
          <w:rFonts w:ascii="Helvetica" w:hAnsi="Helvetica" w:cs="Times New Roman"/>
        </w:rPr>
        <w:t xml:space="preserve">by chance </w:t>
      </w:r>
      <w:r w:rsidR="00050A7B">
        <w:rPr>
          <w:rFonts w:ascii="Helvetica" w:hAnsi="Helvetica" w:cs="Times New Roman"/>
        </w:rPr>
        <w:t xml:space="preserve">in a single session. </w:t>
      </w:r>
    </w:p>
    <w:p w14:paraId="51DFEFA8" w14:textId="77777777" w:rsidR="002B194A" w:rsidRPr="002B194A" w:rsidRDefault="002B194A" w:rsidP="002B194A">
      <w:pPr>
        <w:spacing w:after="0" w:line="360" w:lineRule="auto"/>
        <w:rPr>
          <w:rFonts w:ascii="Helvetica" w:hAnsi="Helvetica" w:cs="Times New Roman"/>
        </w:rPr>
      </w:pPr>
    </w:p>
    <w:p w14:paraId="44F0785E" w14:textId="1AF49438" w:rsidR="002B194A" w:rsidRPr="006F025B" w:rsidRDefault="002B194A" w:rsidP="002B194A">
      <w:pPr>
        <w:spacing w:after="0" w:line="360" w:lineRule="auto"/>
        <w:rPr>
          <w:rFonts w:ascii="Helvetica" w:hAnsi="Helvetica" w:cs="Times New Roman"/>
          <w:b/>
          <w:bCs/>
        </w:rPr>
      </w:pPr>
      <w:r w:rsidRPr="006F025B">
        <w:rPr>
          <w:rFonts w:ascii="Helvetica" w:hAnsi="Helvetica" w:cs="Times New Roman"/>
          <w:b/>
          <w:bCs/>
        </w:rPr>
        <w:t>Code accessibility</w:t>
      </w:r>
    </w:p>
    <w:p w14:paraId="21B4B2AE" w14:textId="7298558A" w:rsidR="002B194A" w:rsidRDefault="006F025B" w:rsidP="002B194A">
      <w:pPr>
        <w:spacing w:after="0" w:line="360" w:lineRule="auto"/>
        <w:rPr>
          <w:rFonts w:ascii="Helvetica" w:hAnsi="Helvetica" w:cs="Times New Roman"/>
        </w:rPr>
      </w:pPr>
      <w:r>
        <w:rPr>
          <w:rFonts w:ascii="Helvetica" w:hAnsi="Helvetica" w:cs="Times New Roman"/>
        </w:rPr>
        <w:t xml:space="preserve">The data and code that support the findings of this study will be made publicly available at </w:t>
      </w:r>
      <w:hyperlink r:id="rId9" w:history="1">
        <w:r w:rsidRPr="00E74FE9">
          <w:rPr>
            <w:rStyle w:val="Hyperlink"/>
            <w:rFonts w:ascii="Helvetica" w:hAnsi="Helvetica" w:cs="Times New Roman"/>
          </w:rPr>
          <w:t>http://github.com/Kwan-Lab</w:t>
        </w:r>
      </w:hyperlink>
      <w:r>
        <w:rPr>
          <w:rFonts w:ascii="Helvetica" w:hAnsi="Helvetica" w:cs="Times New Roman"/>
        </w:rPr>
        <w:t>.</w:t>
      </w:r>
    </w:p>
    <w:p w14:paraId="45F5F611" w14:textId="77777777" w:rsidR="006F025B" w:rsidRPr="006A0859" w:rsidRDefault="006F025B" w:rsidP="002B194A">
      <w:pPr>
        <w:spacing w:after="0" w:line="360" w:lineRule="auto"/>
        <w:rPr>
          <w:rFonts w:ascii="Helvetica" w:hAnsi="Helvetica" w:cs="Times New Roman"/>
        </w:rPr>
      </w:pPr>
    </w:p>
    <w:p w14:paraId="5492B019" w14:textId="6C52B149" w:rsidR="00B04F16" w:rsidRPr="00FE6632" w:rsidRDefault="00CC523C" w:rsidP="002B194A">
      <w:pPr>
        <w:spacing w:after="0" w:line="360" w:lineRule="auto"/>
        <w:rPr>
          <w:rFonts w:ascii="Helvetica" w:hAnsi="Helvetica" w:cs="Times New Roman"/>
          <w:b/>
          <w:bCs/>
        </w:rPr>
      </w:pPr>
      <w:r>
        <w:rPr>
          <w:rFonts w:ascii="Helvetica" w:hAnsi="Helvetica" w:cs="Times New Roman"/>
          <w:b/>
          <w:bCs/>
        </w:rPr>
        <w:t>RESULTS</w:t>
      </w:r>
    </w:p>
    <w:p w14:paraId="667EA0E8" w14:textId="77777777" w:rsidR="00AF716C" w:rsidRDefault="00AF716C" w:rsidP="00223E15">
      <w:pPr>
        <w:spacing w:after="0" w:line="360" w:lineRule="auto"/>
        <w:rPr>
          <w:rFonts w:ascii="Helvetica" w:hAnsi="Helvetica" w:cs="Times New Roman"/>
        </w:rPr>
      </w:pPr>
    </w:p>
    <w:p w14:paraId="6BE1EDB9" w14:textId="5AB35676" w:rsidR="00882D75" w:rsidRPr="00424062" w:rsidRDefault="00BB3010" w:rsidP="00223E15">
      <w:pPr>
        <w:spacing w:after="0" w:line="360" w:lineRule="auto"/>
        <w:rPr>
          <w:rFonts w:ascii="Helvetica" w:hAnsi="Helvetica" w:cs="Times New Roman"/>
          <w:b/>
          <w:bCs/>
        </w:rPr>
      </w:pPr>
      <w:r>
        <w:rPr>
          <w:rFonts w:ascii="Helvetica" w:hAnsi="Helvetica" w:cs="Times New Roman"/>
          <w:b/>
          <w:bCs/>
        </w:rPr>
        <w:t>M</w:t>
      </w:r>
      <w:r w:rsidR="00D50A6C">
        <w:rPr>
          <w:rFonts w:ascii="Helvetica" w:hAnsi="Helvetica" w:cs="Times New Roman"/>
          <w:b/>
          <w:bCs/>
        </w:rPr>
        <w:t>ice play</w:t>
      </w:r>
      <w:r w:rsidR="002C6632">
        <w:rPr>
          <w:rFonts w:ascii="Helvetica" w:hAnsi="Helvetica" w:cs="Times New Roman"/>
          <w:b/>
          <w:bCs/>
        </w:rPr>
        <w:t>ed</w:t>
      </w:r>
      <w:r w:rsidR="00D50A6C">
        <w:rPr>
          <w:rFonts w:ascii="Helvetica" w:hAnsi="Helvetica" w:cs="Times New Roman"/>
          <w:b/>
          <w:bCs/>
        </w:rPr>
        <w:t xml:space="preserve"> matching pennies against a computer opponent</w:t>
      </w:r>
    </w:p>
    <w:p w14:paraId="63A53020" w14:textId="21D0F259" w:rsidR="004A0433" w:rsidRDefault="00671A08" w:rsidP="00766DD9">
      <w:pPr>
        <w:spacing w:after="0" w:line="360" w:lineRule="auto"/>
        <w:rPr>
          <w:rFonts w:ascii="Helvetica" w:hAnsi="Helvetica" w:cs="Times New Roman"/>
        </w:rPr>
      </w:pPr>
      <w:r>
        <w:rPr>
          <w:rFonts w:ascii="Helvetica" w:hAnsi="Helvetica" w:cs="Times New Roman"/>
        </w:rPr>
        <w:t>W</w:t>
      </w:r>
      <w:r w:rsidR="005141E8" w:rsidRPr="006A0859">
        <w:rPr>
          <w:rFonts w:ascii="Helvetica" w:hAnsi="Helvetica" w:cs="Times New Roman"/>
        </w:rPr>
        <w:t xml:space="preserve">e trained </w:t>
      </w:r>
      <w:r w:rsidR="00B422CB">
        <w:rPr>
          <w:rFonts w:ascii="Helvetica" w:hAnsi="Helvetica" w:cs="Times New Roman"/>
        </w:rPr>
        <w:t xml:space="preserve">head-fixed </w:t>
      </w:r>
      <w:r w:rsidR="005141E8" w:rsidRPr="006A0859">
        <w:rPr>
          <w:rFonts w:ascii="Helvetica" w:hAnsi="Helvetica" w:cs="Times New Roman"/>
        </w:rPr>
        <w:t xml:space="preserve">mice to play matching pennies </w:t>
      </w:r>
      <w:r w:rsidR="00B422CB">
        <w:rPr>
          <w:rFonts w:ascii="Helvetica" w:hAnsi="Helvetica" w:cs="Times New Roman"/>
        </w:rPr>
        <w:t>against a computer opponent (</w:t>
      </w:r>
      <w:r w:rsidR="00B422CB" w:rsidRPr="00B422CB">
        <w:rPr>
          <w:rFonts w:ascii="Helvetica" w:hAnsi="Helvetica" w:cs="Times New Roman"/>
          <w:b/>
          <w:bCs/>
        </w:rPr>
        <w:t>Fig. 1A</w:t>
      </w:r>
      <w:r w:rsidR="00B422CB">
        <w:rPr>
          <w:rFonts w:ascii="Helvetica" w:hAnsi="Helvetica" w:cs="Times New Roman"/>
        </w:rPr>
        <w:t xml:space="preserve">). </w:t>
      </w:r>
      <w:r w:rsidR="006A7070">
        <w:rPr>
          <w:rFonts w:ascii="Helvetica" w:hAnsi="Helvetica" w:cs="Times New Roman"/>
        </w:rPr>
        <w:t xml:space="preserve">In </w:t>
      </w:r>
      <w:r w:rsidR="00105FD3">
        <w:rPr>
          <w:rFonts w:ascii="Helvetica" w:hAnsi="Helvetica" w:cs="Times New Roman"/>
        </w:rPr>
        <w:t xml:space="preserve">this iterative version of </w:t>
      </w:r>
      <w:r w:rsidR="006A7070">
        <w:rPr>
          <w:rFonts w:ascii="Helvetica" w:hAnsi="Helvetica" w:cs="Times New Roman"/>
        </w:rPr>
        <w:t xml:space="preserve">matching pennies, </w:t>
      </w:r>
      <w:r w:rsidR="00105FD3">
        <w:rPr>
          <w:rFonts w:ascii="Helvetica" w:hAnsi="Helvetica" w:cs="Times New Roman"/>
        </w:rPr>
        <w:t xml:space="preserve">each trial </w:t>
      </w:r>
      <w:r w:rsidR="00B422CB">
        <w:rPr>
          <w:rFonts w:ascii="Helvetica" w:hAnsi="Helvetica" w:cs="Times New Roman"/>
        </w:rPr>
        <w:t>the mouse and the computer would choose left or right. If the actions match, the mouse receive</w:t>
      </w:r>
      <w:r w:rsidR="00CA3658">
        <w:rPr>
          <w:rFonts w:ascii="Helvetica" w:hAnsi="Helvetica" w:cs="Times New Roman"/>
        </w:rPr>
        <w:t>s</w:t>
      </w:r>
      <w:r w:rsidR="00B422CB">
        <w:rPr>
          <w:rFonts w:ascii="Helvetica" w:hAnsi="Helvetica" w:cs="Times New Roman"/>
        </w:rPr>
        <w:t xml:space="preserve"> a water reward; </w:t>
      </w:r>
      <w:r w:rsidR="00866FC2">
        <w:rPr>
          <w:rFonts w:ascii="Helvetica" w:hAnsi="Helvetica" w:cs="Times New Roman"/>
        </w:rPr>
        <w:t>otherwise,</w:t>
      </w:r>
      <w:r w:rsidR="00B422CB">
        <w:rPr>
          <w:rFonts w:ascii="Helvetica" w:hAnsi="Helvetica" w:cs="Times New Roman"/>
        </w:rPr>
        <w:t xml:space="preserve"> </w:t>
      </w:r>
      <w:r w:rsidR="00CC6BDD">
        <w:rPr>
          <w:rFonts w:ascii="Helvetica" w:hAnsi="Helvetica" w:cs="Times New Roman"/>
        </w:rPr>
        <w:t>the mouse</w:t>
      </w:r>
      <w:r w:rsidR="00B422CB">
        <w:rPr>
          <w:rFonts w:ascii="Helvetica" w:hAnsi="Helvetica" w:cs="Times New Roman"/>
        </w:rPr>
        <w:t xml:space="preserve"> receives nothing. The corresponding payoff matrix is shown in </w:t>
      </w:r>
      <w:r w:rsidR="00B422CB" w:rsidRPr="00B422CB">
        <w:rPr>
          <w:rFonts w:ascii="Helvetica" w:hAnsi="Helvetica" w:cs="Times New Roman"/>
          <w:b/>
          <w:bCs/>
        </w:rPr>
        <w:t>Fig</w:t>
      </w:r>
      <w:r w:rsidR="001D2DE0">
        <w:rPr>
          <w:rFonts w:ascii="Helvetica" w:hAnsi="Helvetica" w:cs="Times New Roman"/>
          <w:b/>
          <w:bCs/>
        </w:rPr>
        <w:t>ure</w:t>
      </w:r>
      <w:r w:rsidR="00B422CB" w:rsidRPr="00B422CB">
        <w:rPr>
          <w:rFonts w:ascii="Helvetica" w:hAnsi="Helvetica" w:cs="Times New Roman"/>
          <w:b/>
          <w:bCs/>
        </w:rPr>
        <w:t xml:space="preserve"> 1B</w:t>
      </w:r>
      <w:r w:rsidR="00B422CB">
        <w:rPr>
          <w:rFonts w:ascii="Helvetica" w:hAnsi="Helvetica" w:cs="Times New Roman"/>
        </w:rPr>
        <w:t xml:space="preserve">. This game was challenging for the mouse because the computer opponent </w:t>
      </w:r>
      <w:r w:rsidR="00862147">
        <w:rPr>
          <w:rFonts w:ascii="Helvetica" w:hAnsi="Helvetica" w:cs="Times New Roman"/>
        </w:rPr>
        <w:t>had</w:t>
      </w:r>
      <w:r w:rsidR="006D5415">
        <w:rPr>
          <w:rFonts w:ascii="Helvetica" w:hAnsi="Helvetica" w:cs="Times New Roman"/>
        </w:rPr>
        <w:t xml:space="preserve"> access</w:t>
      </w:r>
      <w:r w:rsidR="00B422CB">
        <w:rPr>
          <w:rFonts w:ascii="Helvetica" w:hAnsi="Helvetica" w:cs="Times New Roman"/>
        </w:rPr>
        <w:t xml:space="preserve"> </w:t>
      </w:r>
      <w:r w:rsidR="00862147">
        <w:rPr>
          <w:rFonts w:ascii="Helvetica" w:hAnsi="Helvetica" w:cs="Times New Roman"/>
        </w:rPr>
        <w:t xml:space="preserve">to </w:t>
      </w:r>
      <w:r w:rsidR="00B422CB">
        <w:rPr>
          <w:rFonts w:ascii="Helvetica" w:hAnsi="Helvetica" w:cs="Times New Roman"/>
        </w:rPr>
        <w:t xml:space="preserve">the complete history of choices and rewards </w:t>
      </w:r>
      <w:r w:rsidR="006D5415">
        <w:rPr>
          <w:rFonts w:ascii="Helvetica" w:hAnsi="Helvetica" w:cs="Times New Roman"/>
        </w:rPr>
        <w:t xml:space="preserve">over the </w:t>
      </w:r>
      <w:r w:rsidR="00B422CB">
        <w:rPr>
          <w:rFonts w:ascii="Helvetica" w:hAnsi="Helvetica" w:cs="Times New Roman"/>
        </w:rPr>
        <w:t xml:space="preserve">session </w:t>
      </w:r>
      <w:r w:rsidR="006D5415">
        <w:rPr>
          <w:rFonts w:ascii="Helvetica" w:hAnsi="Helvetica" w:cs="Times New Roman"/>
        </w:rPr>
        <w:t>and was programmed to</w:t>
      </w:r>
      <w:r w:rsidR="00B422CB">
        <w:rPr>
          <w:rFonts w:ascii="Helvetica" w:hAnsi="Helvetica" w:cs="Times New Roman"/>
        </w:rPr>
        <w:t xml:space="preserve"> predict the mouse’s next choice </w:t>
      </w:r>
      <w:r w:rsidR="006D5415">
        <w:rPr>
          <w:rFonts w:ascii="Helvetica" w:hAnsi="Helvetica" w:cs="Times New Roman"/>
        </w:rPr>
        <w:t>in order to</w:t>
      </w:r>
      <w:r w:rsidR="00B422CB">
        <w:rPr>
          <w:rFonts w:ascii="Helvetica" w:hAnsi="Helvetica" w:cs="Times New Roman"/>
        </w:rPr>
        <w:t xml:space="preserve"> make the counter action (see </w:t>
      </w:r>
      <w:r w:rsidR="00E77878">
        <w:rPr>
          <w:rFonts w:ascii="Helvetica" w:hAnsi="Helvetica" w:cs="Times New Roman"/>
        </w:rPr>
        <w:t>Materials and Methods</w:t>
      </w:r>
      <w:r w:rsidR="00B422CB">
        <w:rPr>
          <w:rFonts w:ascii="Helvetica" w:hAnsi="Helvetica" w:cs="Times New Roman"/>
        </w:rPr>
        <w:t>;</w:t>
      </w:r>
      <w:r w:rsidR="007F708E">
        <w:rPr>
          <w:rFonts w:ascii="Helvetica" w:hAnsi="Helvetica" w:cs="Times New Roman"/>
        </w:rPr>
        <w:t xml:space="preserve"> same as</w:t>
      </w:r>
      <w:r w:rsidR="00B422CB">
        <w:rPr>
          <w:rFonts w:ascii="Helvetica" w:hAnsi="Helvetica" w:cs="Times New Roman"/>
        </w:rPr>
        <w:t xml:space="preserve"> ‘algorithm 2’ in </w:t>
      </w:r>
      <w:r w:rsidR="00B422CB">
        <w:rPr>
          <w:rFonts w:ascii="Helvetica" w:hAnsi="Helvetica" w:cs="Times New Roman"/>
        </w:rPr>
        <w:fldChar w:fldCharType="begin"/>
      </w:r>
      <w:r w:rsidR="00B90073">
        <w:rPr>
          <w:rFonts w:ascii="Helvetica" w:hAnsi="Helvetica" w:cs="Times New Roman"/>
        </w:rPr>
        <w:instrText xml:space="preserve"> ADDIN EN.CITE &lt;EndNote&gt;&lt;Cite&gt;&lt;Author&gt;Lee&lt;/Author&gt;&lt;Year&gt;2004&lt;/Year&gt;&lt;RecNum&gt;256&lt;/RecNum&gt;&lt;DisplayText&gt;(Lee et al., 2004)&lt;/DisplayText&gt;&lt;record&gt;&lt;rec-number&gt;256&lt;/rec-number&gt;&lt;foreign-keys&gt;&lt;key app="EN" db-id="x5zwrx5zozxpepe2psdpztzme9f9weaszspd" timestamp="1505796044" guid="e1501c10-4c91-4da4-b0ab-57e180b7696a"&gt;256&lt;/key&gt;&lt;key app="ENWeb" db-id=""&gt;0&lt;/key&gt;&lt;/foreign-keys&gt;&lt;ref-type name="Journal Article"&gt;17&lt;/ref-type&gt;&lt;contributors&gt;&lt;authors&gt;&lt;author&gt;Lee, D.&lt;/author&gt;&lt;author&gt;Conroy, M. L.&lt;/author&gt;&lt;author&gt;McGreevy, B. P.&lt;/author&gt;&lt;author&gt;Barraclough, D. J.&lt;/author&gt;&lt;/authors&gt;&lt;/contributors&gt;&lt;auth-address&gt;Department of Brain and Cognitive Sciences, Center for Visual Science, University of Rochester, Rochester, NY 14627, USA. dlee@cvs.rochester.edu&lt;/auth-address&gt;&lt;titles&gt;&lt;title&gt;Reinforcement learning and decision making in monkeys during a competitive game&lt;/title&gt;&lt;secondary-title&gt;Brain Res Cogn Brain Res&lt;/secondary-title&gt;&lt;/titles&gt;&lt;periodical&gt;&lt;full-title&gt;Brain Res Cogn Brain Res&lt;/full-title&gt;&lt;/periodical&gt;&lt;pages&gt;45-58&lt;/pages&gt;&lt;volume&gt;22&lt;/volume&gt;&lt;number&gt;1&lt;/number&gt;&lt;edition&gt;2004/11/25&lt;/edition&gt;&lt;keywords&gt;&lt;keyword&gt;Algorithms&lt;/keyword&gt;&lt;keyword&gt;Animals&lt;/keyword&gt;&lt;keyword&gt;Behavior, Animal&lt;/keyword&gt;&lt;keyword&gt;Competitive Behavior/*physiology&lt;/keyword&gt;&lt;keyword&gt;Decision Making/*physiology&lt;/keyword&gt;&lt;keyword&gt;Feedback&lt;/keyword&gt;&lt;keyword&gt;Learning/*physiology&lt;/keyword&gt;&lt;keyword&gt;Logistic Models&lt;/keyword&gt;&lt;keyword&gt;Macaca mulatta&lt;/keyword&gt;&lt;keyword&gt;Male&lt;/keyword&gt;&lt;keyword&gt;Models, Psychological&lt;/keyword&gt;&lt;keyword&gt;Probability&lt;/keyword&gt;&lt;keyword&gt;*Reinforcement (Psychology)&lt;/keyword&gt;&lt;keyword&gt;Time Factors&lt;/keyword&gt;&lt;/keywords&gt;&lt;dates&gt;&lt;year&gt;2004&lt;/year&gt;&lt;pub-dates&gt;&lt;date&gt;Dec&lt;/date&gt;&lt;/pub-dates&gt;&lt;/dates&gt;&lt;isbn&gt;0926-6410 (Print)&amp;#xD;0926-6410 (Linking)&lt;/isbn&gt;&lt;accession-num&gt;15561500&lt;/accession-num&gt;&lt;urls&gt;&lt;related-urls&gt;&lt;url&gt;https://www.ncbi.nlm.nih.gov/pubmed/15561500&lt;/url&gt;&lt;/related-urls&gt;&lt;/urls&gt;&lt;electronic-resource-num&gt;10.1016/j.cogbrainres.2004.07.007&lt;/electronic-resource-num&gt;&lt;/record&gt;&lt;/Cite&gt;&lt;/EndNote&gt;</w:instrText>
      </w:r>
      <w:r w:rsidR="00B422CB">
        <w:rPr>
          <w:rFonts w:ascii="Helvetica" w:hAnsi="Helvetica" w:cs="Times New Roman"/>
        </w:rPr>
        <w:fldChar w:fldCharType="separate"/>
      </w:r>
      <w:r w:rsidR="00B422CB">
        <w:rPr>
          <w:rFonts w:ascii="Helvetica" w:hAnsi="Helvetica" w:cs="Times New Roman"/>
          <w:noProof/>
        </w:rPr>
        <w:t>(Lee et al., 2004)</w:t>
      </w:r>
      <w:r w:rsidR="00B422CB">
        <w:rPr>
          <w:rFonts w:ascii="Helvetica" w:hAnsi="Helvetica" w:cs="Times New Roman"/>
        </w:rPr>
        <w:fldChar w:fldCharType="end"/>
      </w:r>
      <w:r w:rsidR="00B422CB">
        <w:rPr>
          <w:rFonts w:ascii="Helvetica" w:hAnsi="Helvetica" w:cs="Times New Roman"/>
        </w:rPr>
        <w:t xml:space="preserve"> and ‘competitor 1’ in </w:t>
      </w:r>
      <w:r w:rsidR="00B422CB">
        <w:rPr>
          <w:rFonts w:ascii="Helvetica" w:hAnsi="Helvetica" w:cs="Times New Roman"/>
        </w:rPr>
        <w:fldChar w:fldCharType="begin"/>
      </w:r>
      <w:r w:rsidR="00B90073">
        <w:rPr>
          <w:rFonts w:ascii="Helvetica" w:hAnsi="Helvetica" w:cs="Times New Roman"/>
        </w:rPr>
        <w:instrText xml:space="preserve"> ADDIN EN.CITE &lt;EndNote&gt;&lt;Cite&gt;&lt;Author&gt;Tervo&lt;/Author&gt;&lt;Year&gt;2014&lt;/Year&gt;&lt;RecNum&gt;263&lt;/RecNum&gt;&lt;DisplayText&gt;(Tervo et al., 2014)&lt;/DisplayText&gt;&lt;record&gt;&lt;rec-number&gt;263&lt;/rec-number&gt;&lt;foreign-keys&gt;&lt;key app="EN" db-id="x5zwrx5zozxpepe2psdpztzme9f9weaszspd" timestamp="1505796070" guid="f5a59968-aec2-43d9-872b-7a421567d11a"&gt;263&lt;/key&gt;&lt;key app="ENWeb" db-id=""&gt;0&lt;/key&gt;&lt;/foreign-keys&gt;&lt;ref-type name="Journal Article"&gt;17&lt;/ref-type&gt;&lt;contributors&gt;&lt;authors&gt;&lt;author&gt;Tervo, D. G.&lt;/author&gt;&lt;author&gt;Proskurin, M.&lt;/author&gt;&lt;author&gt;Manakov, M.&lt;/author&gt;&lt;author&gt;Kabra, M.&lt;/author&gt;&lt;author&gt;Vollmer, A.&lt;/author&gt;&lt;author&gt;Branson, K.&lt;/author&gt;&lt;author&gt;Karpova, A. Y.&lt;/author&gt;&lt;/authors&gt;&lt;/contributors&gt;&lt;auth-address&gt;Howard Hughes Medical Institute, Janelia Research Campus, 19700 Helix Drive, Ashburn, VA 20147, USA.&amp;#xD;Howard Hughes Medical Institute, Janelia Research Campus, 19700 Helix Drive, Ashburn, VA 20147, USA. Electronic address: alla@janelia.hhmi.org.&lt;/auth-address&gt;&lt;titles&gt;&lt;title&gt;Behavioral variability through stochastic choice and its gating by anterior cingulate cortex&lt;/title&gt;&lt;secondary-title&gt;Cell&lt;/secondary-title&gt;&lt;/titles&gt;&lt;periodical&gt;&lt;full-title&gt;Cell&lt;/full-title&gt;&lt;/periodical&gt;&lt;pages&gt;21-32&lt;/pages&gt;&lt;volume&gt;159&lt;/volume&gt;&lt;number&gt;1&lt;/number&gt;&lt;edition&gt;2014/09/27&lt;/edition&gt;&lt;keywords&gt;&lt;keyword&gt;Animals&lt;/keyword&gt;&lt;keyword&gt;Behavior, Animal&lt;/keyword&gt;&lt;keyword&gt;*Choice Behavior&lt;/keyword&gt;&lt;keyword&gt;Competitive Behavior&lt;/keyword&gt;&lt;keyword&gt;Gyrus Cinguli/*physiology&lt;/keyword&gt;&lt;keyword&gt;Locus Coeruleus/drug effects/physiology&lt;/keyword&gt;&lt;keyword&gt;Rats&lt;/keyword&gt;&lt;keyword&gt;Rats, Transgenic&lt;/keyword&gt;&lt;keyword&gt;Stochastic Processes&lt;/keyword&gt;&lt;/keywords&gt;&lt;dates&gt;&lt;year&gt;2014&lt;/year&gt;&lt;pub-dates&gt;&lt;date&gt;Sep 25&lt;/date&gt;&lt;/pub-dates&gt;&lt;/dates&gt;&lt;isbn&gt;1097-4172 (Electronic)&amp;#xD;0092-8674 (Linking)&lt;/isbn&gt;&lt;accession-num&gt;25259917&lt;/accession-num&gt;&lt;urls&gt;&lt;related-urls&gt;&lt;url&gt;https://www.ncbi.nlm.nih.gov/pubmed/25259917&lt;/url&gt;&lt;/related-urls&gt;&lt;/urls&gt;&lt;electronic-resource-num&gt;10.1016/j.cell.2014.08.037&lt;/electronic-resource-num&gt;&lt;/record&gt;&lt;/Cite&gt;&lt;/EndNote&gt;</w:instrText>
      </w:r>
      <w:r w:rsidR="00B422CB">
        <w:rPr>
          <w:rFonts w:ascii="Helvetica" w:hAnsi="Helvetica" w:cs="Times New Roman"/>
        </w:rPr>
        <w:fldChar w:fldCharType="separate"/>
      </w:r>
      <w:r w:rsidR="00B422CB">
        <w:rPr>
          <w:rFonts w:ascii="Helvetica" w:hAnsi="Helvetica" w:cs="Times New Roman"/>
          <w:noProof/>
        </w:rPr>
        <w:t>(Tervo et al., 2014)</w:t>
      </w:r>
      <w:r w:rsidR="00B422CB">
        <w:rPr>
          <w:rFonts w:ascii="Helvetica" w:hAnsi="Helvetica" w:cs="Times New Roman"/>
        </w:rPr>
        <w:fldChar w:fldCharType="end"/>
      </w:r>
      <w:r w:rsidR="00B422CB">
        <w:rPr>
          <w:rFonts w:ascii="Helvetica" w:hAnsi="Helvetica" w:cs="Times New Roman"/>
        </w:rPr>
        <w:t>).</w:t>
      </w:r>
      <w:r w:rsidR="00766DD9">
        <w:rPr>
          <w:rFonts w:ascii="Helvetica" w:hAnsi="Helvetica" w:cs="Times New Roman"/>
        </w:rPr>
        <w:t xml:space="preserve"> </w:t>
      </w:r>
      <w:r w:rsidR="000C78EA" w:rsidRPr="00E77878">
        <w:rPr>
          <w:rFonts w:ascii="Helvetica" w:hAnsi="Helvetica" w:cs="Times New Roman"/>
          <w:b/>
          <w:bCs/>
        </w:rPr>
        <w:t>Figure 1C</w:t>
      </w:r>
      <w:r w:rsidR="000C78EA" w:rsidRPr="00E77878">
        <w:rPr>
          <w:rFonts w:ascii="Helvetica" w:hAnsi="Helvetica" w:cs="Times New Roman"/>
        </w:rPr>
        <w:t xml:space="preserve"> shows the </w:t>
      </w:r>
      <w:r w:rsidR="009D6C9B">
        <w:rPr>
          <w:rFonts w:ascii="Helvetica" w:hAnsi="Helvetica" w:cs="Times New Roman"/>
        </w:rPr>
        <w:t>trial structure</w:t>
      </w:r>
      <w:r w:rsidR="000C78EA" w:rsidRPr="00E77878">
        <w:rPr>
          <w:rFonts w:ascii="Helvetica" w:hAnsi="Helvetica" w:cs="Times New Roman"/>
        </w:rPr>
        <w:t>. A</w:t>
      </w:r>
      <w:r w:rsidR="0053106A" w:rsidRPr="00E77878">
        <w:rPr>
          <w:rFonts w:ascii="Helvetica" w:hAnsi="Helvetica" w:cs="Times New Roman"/>
        </w:rPr>
        <w:t xml:space="preserve"> 0.2</w:t>
      </w:r>
      <w:r w:rsidR="000C78EA" w:rsidRPr="00E77878">
        <w:rPr>
          <w:rFonts w:ascii="Helvetica" w:hAnsi="Helvetica" w:cs="Times New Roman"/>
        </w:rPr>
        <w:t xml:space="preserve"> s</w:t>
      </w:r>
      <w:r w:rsidR="0053106A" w:rsidRPr="00E77878">
        <w:rPr>
          <w:rFonts w:ascii="Helvetica" w:hAnsi="Helvetica" w:cs="Times New Roman"/>
        </w:rPr>
        <w:t>, 5 kHz sound cue indicate</w:t>
      </w:r>
      <w:r w:rsidR="00EF2C51">
        <w:rPr>
          <w:rFonts w:ascii="Helvetica" w:hAnsi="Helvetica" w:cs="Times New Roman"/>
        </w:rPr>
        <w:t>d</w:t>
      </w:r>
      <w:r w:rsidR="0053106A" w:rsidRPr="00E77878">
        <w:rPr>
          <w:rFonts w:ascii="Helvetica" w:hAnsi="Helvetica" w:cs="Times New Roman"/>
        </w:rPr>
        <w:t xml:space="preserve"> the start of the trial.</w:t>
      </w:r>
      <w:r w:rsidR="0053106A" w:rsidRPr="006A0859">
        <w:rPr>
          <w:rFonts w:ascii="Helvetica" w:hAnsi="Helvetica" w:cs="Times New Roman"/>
        </w:rPr>
        <w:t xml:space="preserve"> </w:t>
      </w:r>
      <w:r w:rsidR="004A0433">
        <w:rPr>
          <w:rFonts w:ascii="Helvetica" w:hAnsi="Helvetica" w:cs="Times New Roman"/>
        </w:rPr>
        <w:t xml:space="preserve">Within a </w:t>
      </w:r>
      <w:r w:rsidR="00835D7D">
        <w:rPr>
          <w:rFonts w:ascii="Helvetica" w:hAnsi="Helvetica" w:cs="Times New Roman"/>
        </w:rPr>
        <w:t xml:space="preserve">2-s </w:t>
      </w:r>
      <w:r w:rsidR="004A0433">
        <w:rPr>
          <w:rFonts w:ascii="Helvetica" w:hAnsi="Helvetica" w:cs="Times New Roman"/>
        </w:rPr>
        <w:t>response window,</w:t>
      </w:r>
      <w:r w:rsidR="0053106A" w:rsidRPr="006A0859">
        <w:rPr>
          <w:rFonts w:ascii="Helvetica" w:hAnsi="Helvetica" w:cs="Times New Roman"/>
        </w:rPr>
        <w:t xml:space="preserve"> the mouse </w:t>
      </w:r>
      <w:r w:rsidR="004A0433">
        <w:rPr>
          <w:rFonts w:ascii="Helvetica" w:hAnsi="Helvetica" w:cs="Times New Roman"/>
        </w:rPr>
        <w:t>c</w:t>
      </w:r>
      <w:r w:rsidR="00EF2C51">
        <w:rPr>
          <w:rFonts w:ascii="Helvetica" w:hAnsi="Helvetica" w:cs="Times New Roman"/>
        </w:rPr>
        <w:t>ould</w:t>
      </w:r>
      <w:r w:rsidR="004A0433">
        <w:rPr>
          <w:rFonts w:ascii="Helvetica" w:hAnsi="Helvetica" w:cs="Times New Roman"/>
        </w:rPr>
        <w:t xml:space="preserve"> make a directional tongue lick to the left or right spout to </w:t>
      </w:r>
      <w:r w:rsidR="00903EA1">
        <w:rPr>
          <w:rFonts w:ascii="Helvetica" w:hAnsi="Helvetica" w:cs="Times New Roman"/>
        </w:rPr>
        <w:t>indicate its</w:t>
      </w:r>
      <w:r w:rsidR="004A0433">
        <w:rPr>
          <w:rFonts w:ascii="Helvetica" w:hAnsi="Helvetica" w:cs="Times New Roman"/>
        </w:rPr>
        <w:t xml:space="preserve"> choice</w:t>
      </w:r>
      <w:r w:rsidR="0053106A" w:rsidRPr="006A0859">
        <w:rPr>
          <w:rFonts w:ascii="Helvetica" w:hAnsi="Helvetica" w:cs="Times New Roman"/>
        </w:rPr>
        <w:t xml:space="preserve">. </w:t>
      </w:r>
      <w:r w:rsidR="00657239">
        <w:rPr>
          <w:rFonts w:ascii="Helvetica" w:hAnsi="Helvetica" w:cs="Times New Roman"/>
        </w:rPr>
        <w:t xml:space="preserve">Based on the </w:t>
      </w:r>
      <w:r w:rsidR="0080477A">
        <w:rPr>
          <w:rFonts w:ascii="Helvetica" w:hAnsi="Helvetica" w:cs="Times New Roman"/>
        </w:rPr>
        <w:t xml:space="preserve">animal’s and computer’s </w:t>
      </w:r>
      <w:r w:rsidR="00657239">
        <w:rPr>
          <w:rFonts w:ascii="Helvetica" w:hAnsi="Helvetica" w:cs="Times New Roman"/>
        </w:rPr>
        <w:t>choices and the payoff matrix</w:t>
      </w:r>
      <w:r w:rsidR="004A0433">
        <w:rPr>
          <w:rFonts w:ascii="Helvetica" w:hAnsi="Helvetica" w:cs="Times New Roman"/>
        </w:rPr>
        <w:t xml:space="preserve">, </w:t>
      </w:r>
      <w:r w:rsidR="00EF2C51">
        <w:rPr>
          <w:rFonts w:ascii="Helvetica" w:hAnsi="Helvetica" w:cs="Times New Roman"/>
        </w:rPr>
        <w:t>the animal might receive a water reward</w:t>
      </w:r>
      <w:r w:rsidR="004A0433">
        <w:rPr>
          <w:rFonts w:ascii="Helvetica" w:hAnsi="Helvetica" w:cs="Times New Roman"/>
        </w:rPr>
        <w:t xml:space="preserve"> after the response.</w:t>
      </w:r>
      <w:r w:rsidR="00A920DC">
        <w:rPr>
          <w:rFonts w:ascii="Helvetica" w:hAnsi="Helvetica" w:cs="Times New Roman"/>
        </w:rPr>
        <w:t xml:space="preserve"> To </w:t>
      </w:r>
      <w:r w:rsidR="00D848C6">
        <w:rPr>
          <w:rFonts w:ascii="Helvetica" w:hAnsi="Helvetica" w:cs="Times New Roman"/>
        </w:rPr>
        <w:t>minimize</w:t>
      </w:r>
      <w:r w:rsidR="00A920DC">
        <w:rPr>
          <w:rFonts w:ascii="Helvetica" w:hAnsi="Helvetica" w:cs="Times New Roman"/>
        </w:rPr>
        <w:t xml:space="preserve"> pre-cue licks,</w:t>
      </w:r>
      <w:r w:rsidR="004A0433">
        <w:rPr>
          <w:rFonts w:ascii="Helvetica" w:hAnsi="Helvetica" w:cs="Times New Roman"/>
        </w:rPr>
        <w:t xml:space="preserve"> </w:t>
      </w:r>
      <w:r w:rsidR="00A920DC">
        <w:rPr>
          <w:rFonts w:ascii="Helvetica" w:hAnsi="Helvetica" w:cs="Times New Roman"/>
        </w:rPr>
        <w:t>t</w:t>
      </w:r>
      <w:r w:rsidR="00835D7D">
        <w:rPr>
          <w:rFonts w:ascii="Helvetica" w:hAnsi="Helvetica" w:cs="Times New Roman"/>
        </w:rPr>
        <w:t>he</w:t>
      </w:r>
      <w:r w:rsidR="004A0433">
        <w:rPr>
          <w:rFonts w:ascii="Helvetica" w:hAnsi="Helvetica" w:cs="Times New Roman"/>
        </w:rPr>
        <w:t xml:space="preserve"> intertrial interval</w:t>
      </w:r>
      <w:r w:rsidR="00835D7D">
        <w:rPr>
          <w:rFonts w:ascii="Helvetica" w:hAnsi="Helvetica" w:cs="Times New Roman"/>
        </w:rPr>
        <w:t xml:space="preserve"> was </w:t>
      </w:r>
      <w:r w:rsidR="004A0433">
        <w:rPr>
          <w:rFonts w:ascii="Helvetica" w:hAnsi="Helvetica" w:cs="Times New Roman"/>
        </w:rPr>
        <w:t>drawn from a truncated exponential distribution</w:t>
      </w:r>
      <w:r w:rsidR="00E77878">
        <w:rPr>
          <w:rFonts w:ascii="Helvetica" w:hAnsi="Helvetica" w:cs="Times New Roman"/>
        </w:rPr>
        <w:t xml:space="preserve"> and </w:t>
      </w:r>
      <w:r w:rsidR="002A2E2A">
        <w:rPr>
          <w:rFonts w:ascii="Helvetica" w:hAnsi="Helvetica" w:cs="Times New Roman"/>
        </w:rPr>
        <w:t>c</w:t>
      </w:r>
      <w:r w:rsidR="00E77878">
        <w:rPr>
          <w:rFonts w:ascii="Helvetica" w:hAnsi="Helvetica" w:cs="Times New Roman"/>
        </w:rPr>
        <w:t>ould be extended if the mouse could not suppress licking (see Materials and Methods).</w:t>
      </w:r>
      <w:r w:rsidR="00B40E79">
        <w:rPr>
          <w:rFonts w:ascii="Helvetica" w:hAnsi="Helvetica" w:cs="Times New Roman"/>
        </w:rPr>
        <w:t xml:space="preserve"> </w:t>
      </w:r>
      <w:r w:rsidR="004469E3">
        <w:rPr>
          <w:rFonts w:ascii="Helvetica" w:hAnsi="Helvetica" w:cs="Times New Roman"/>
        </w:rPr>
        <w:t>Mice were trained daily and, o</w:t>
      </w:r>
      <w:r w:rsidR="00B40E79">
        <w:rPr>
          <w:rFonts w:ascii="Helvetica" w:hAnsi="Helvetica" w:cs="Times New Roman"/>
        </w:rPr>
        <w:t xml:space="preserve">n average, </w:t>
      </w:r>
      <w:r w:rsidR="004469E3">
        <w:rPr>
          <w:rFonts w:ascii="Helvetica" w:hAnsi="Helvetica" w:cs="Times New Roman"/>
        </w:rPr>
        <w:t xml:space="preserve">took </w:t>
      </w:r>
      <w:r w:rsidR="00B40E79">
        <w:rPr>
          <w:rFonts w:ascii="Helvetica" w:hAnsi="Helvetica" w:cs="Times New Roman"/>
        </w:rPr>
        <w:t>about 4 weeks to</w:t>
      </w:r>
      <w:r w:rsidR="002B467D">
        <w:rPr>
          <w:rFonts w:ascii="Helvetica" w:hAnsi="Helvetica" w:cs="Times New Roman"/>
        </w:rPr>
        <w:t xml:space="preserve"> </w:t>
      </w:r>
      <w:r w:rsidR="00B40E79">
        <w:rPr>
          <w:rFonts w:ascii="Helvetica" w:hAnsi="Helvetica" w:cs="Times New Roman"/>
        </w:rPr>
        <w:lastRenderedPageBreak/>
        <w:t>follow the trial timing to suppress</w:t>
      </w:r>
      <w:r w:rsidR="00D848C6">
        <w:rPr>
          <w:rFonts w:ascii="Helvetica" w:hAnsi="Helvetica" w:cs="Times New Roman"/>
        </w:rPr>
        <w:t xml:space="preserve"> pre-cue</w:t>
      </w:r>
      <w:r w:rsidR="00B40E79">
        <w:rPr>
          <w:rFonts w:ascii="Helvetica" w:hAnsi="Helvetica" w:cs="Times New Roman"/>
        </w:rPr>
        <w:t xml:space="preserve"> licking, and then another 4 weeks </w:t>
      </w:r>
      <w:r w:rsidR="004469E3">
        <w:rPr>
          <w:rFonts w:ascii="Helvetica" w:hAnsi="Helvetica" w:cs="Times New Roman"/>
        </w:rPr>
        <w:t>playing</w:t>
      </w:r>
      <w:r w:rsidR="00B40E79">
        <w:rPr>
          <w:rFonts w:ascii="Helvetica" w:hAnsi="Helvetica" w:cs="Times New Roman"/>
        </w:rPr>
        <w:t xml:space="preserve"> matching pennies to achieve </w:t>
      </w:r>
      <w:r w:rsidR="00636062">
        <w:rPr>
          <w:rFonts w:ascii="Helvetica" w:hAnsi="Helvetica" w:cs="Times New Roman"/>
        </w:rPr>
        <w:t xml:space="preserve">a </w:t>
      </w:r>
      <w:r w:rsidR="00B40E79">
        <w:rPr>
          <w:rFonts w:ascii="Helvetica" w:hAnsi="Helvetica" w:cs="Times New Roman"/>
        </w:rPr>
        <w:t>performance</w:t>
      </w:r>
      <w:r w:rsidR="009F1E24">
        <w:rPr>
          <w:rFonts w:ascii="Helvetica" w:hAnsi="Helvetica" w:cs="Times New Roman"/>
        </w:rPr>
        <w:t xml:space="preserve"> </w:t>
      </w:r>
      <w:r w:rsidR="00636062">
        <w:rPr>
          <w:rFonts w:ascii="Helvetica" w:hAnsi="Helvetica" w:cs="Times New Roman"/>
        </w:rPr>
        <w:t xml:space="preserve">threshold </w:t>
      </w:r>
      <w:r w:rsidR="009F1E24">
        <w:rPr>
          <w:rFonts w:ascii="Helvetica" w:hAnsi="Helvetica" w:cs="Times New Roman"/>
        </w:rPr>
        <w:t xml:space="preserve">of </w:t>
      </w:r>
      <w:r w:rsidR="009F1E24" w:rsidRPr="002B194A">
        <w:rPr>
          <w:rFonts w:ascii="Helvetica" w:hAnsi="Helvetica" w:cs="Times New Roman"/>
        </w:rPr>
        <w:t>40% reward rate for 3 consecutive sessions</w:t>
      </w:r>
      <w:r w:rsidR="009F1E24">
        <w:rPr>
          <w:rFonts w:ascii="Helvetica" w:hAnsi="Helvetica" w:cs="Times New Roman"/>
        </w:rPr>
        <w:t>.</w:t>
      </w:r>
      <w:r w:rsidR="00636062">
        <w:rPr>
          <w:rFonts w:ascii="Helvetica" w:hAnsi="Helvetica" w:cs="Times New Roman"/>
        </w:rPr>
        <w:t xml:space="preserve"> All the data and analyses presented </w:t>
      </w:r>
      <w:r w:rsidR="002536F4">
        <w:rPr>
          <w:rFonts w:ascii="Helvetica" w:hAnsi="Helvetica" w:cs="Times New Roman"/>
        </w:rPr>
        <w:t>in the paper</w:t>
      </w:r>
      <w:r w:rsidR="00636062">
        <w:rPr>
          <w:rFonts w:ascii="Helvetica" w:hAnsi="Helvetica" w:cs="Times New Roman"/>
        </w:rPr>
        <w:t xml:space="preserve"> came from sessions after the threshold was attained.</w:t>
      </w:r>
    </w:p>
    <w:p w14:paraId="40C67054" w14:textId="253987C1" w:rsidR="004A0433" w:rsidRDefault="004A0433" w:rsidP="00B422CB">
      <w:pPr>
        <w:spacing w:after="0" w:line="360" w:lineRule="auto"/>
        <w:rPr>
          <w:rFonts w:ascii="Helvetica" w:hAnsi="Helvetica" w:cs="Times New Roman"/>
        </w:rPr>
      </w:pPr>
    </w:p>
    <w:p w14:paraId="16223360" w14:textId="03409181" w:rsidR="005141E8" w:rsidRDefault="00F01390" w:rsidP="005371A5">
      <w:pPr>
        <w:spacing w:after="0" w:line="360" w:lineRule="auto"/>
        <w:rPr>
          <w:rFonts w:ascii="Helvetica" w:hAnsi="Helvetica" w:cs="Times New Roman"/>
        </w:rPr>
      </w:pPr>
      <w:r>
        <w:rPr>
          <w:rFonts w:ascii="Helvetica" w:hAnsi="Helvetica" w:cs="Times New Roman"/>
        </w:rPr>
        <w:t>The</w:t>
      </w:r>
      <w:r w:rsidR="00BE73C4">
        <w:rPr>
          <w:rFonts w:ascii="Helvetica" w:hAnsi="Helvetica" w:cs="Times New Roman"/>
        </w:rPr>
        <w:t xml:space="preserve"> </w:t>
      </w:r>
      <w:r>
        <w:rPr>
          <w:rFonts w:ascii="Helvetica" w:hAnsi="Helvetica" w:cs="Times New Roman"/>
        </w:rPr>
        <w:t>data</w:t>
      </w:r>
      <w:r w:rsidR="001B6E2F">
        <w:rPr>
          <w:rFonts w:ascii="Helvetica" w:hAnsi="Helvetica" w:cs="Times New Roman"/>
        </w:rPr>
        <w:t xml:space="preserve"> set</w:t>
      </w:r>
      <w:r>
        <w:rPr>
          <w:rFonts w:ascii="Helvetica" w:hAnsi="Helvetica" w:cs="Times New Roman"/>
        </w:rPr>
        <w:t xml:space="preserve"> </w:t>
      </w:r>
      <w:r w:rsidR="00BE73C4">
        <w:rPr>
          <w:rFonts w:ascii="Helvetica" w:hAnsi="Helvetica" w:cs="Times New Roman"/>
        </w:rPr>
        <w:t xml:space="preserve">for matching pennies </w:t>
      </w:r>
      <w:r>
        <w:rPr>
          <w:rFonts w:ascii="Helvetica" w:hAnsi="Helvetica" w:cs="Times New Roman"/>
        </w:rPr>
        <w:t xml:space="preserve">included 81 </w:t>
      </w:r>
      <w:r w:rsidR="00BE73C4">
        <w:rPr>
          <w:rFonts w:ascii="Helvetica" w:hAnsi="Helvetica" w:cs="Times New Roman"/>
        </w:rPr>
        <w:t>behavioral sessions</w:t>
      </w:r>
      <w:r>
        <w:rPr>
          <w:rFonts w:ascii="Helvetica" w:hAnsi="Helvetica" w:cs="Times New Roman"/>
        </w:rPr>
        <w:t xml:space="preserve"> with concurrent pupil measurements </w:t>
      </w:r>
      <w:r w:rsidR="00821012">
        <w:rPr>
          <w:rFonts w:ascii="Helvetica" w:hAnsi="Helvetica" w:cs="Times New Roman"/>
        </w:rPr>
        <w:t>(n =</w:t>
      </w:r>
      <w:r>
        <w:rPr>
          <w:rFonts w:ascii="Helvetica" w:hAnsi="Helvetica" w:cs="Times New Roman"/>
        </w:rPr>
        <w:t xml:space="preserve"> 5 mice</w:t>
      </w:r>
      <w:r w:rsidR="00821012">
        <w:rPr>
          <w:rFonts w:ascii="Helvetica" w:hAnsi="Helvetica" w:cs="Times New Roman"/>
        </w:rPr>
        <w:t>)</w:t>
      </w:r>
      <w:r>
        <w:rPr>
          <w:rFonts w:ascii="Helvetica" w:hAnsi="Helvetica" w:cs="Times New Roman"/>
        </w:rPr>
        <w:t>.</w:t>
      </w:r>
      <w:r w:rsidR="00A40E2B">
        <w:rPr>
          <w:rFonts w:ascii="Helvetica" w:hAnsi="Helvetica" w:cs="Times New Roman"/>
        </w:rPr>
        <w:t xml:space="preserve"> For matching pennies, </w:t>
      </w:r>
      <w:r w:rsidR="00205FE8">
        <w:rPr>
          <w:rFonts w:ascii="Helvetica" w:hAnsi="Helvetica" w:cs="Times New Roman"/>
        </w:rPr>
        <w:t>the</w:t>
      </w:r>
      <w:r w:rsidR="00A40E2B">
        <w:rPr>
          <w:rFonts w:ascii="Helvetica" w:hAnsi="Helvetica" w:cs="Times New Roman"/>
        </w:rPr>
        <w:t xml:space="preserve"> Nash equilibrium </w:t>
      </w:r>
      <w:r w:rsidR="00205FE8">
        <w:rPr>
          <w:rFonts w:ascii="Helvetica" w:hAnsi="Helvetica" w:cs="Times New Roman"/>
        </w:rPr>
        <w:t>based on game theory indicates that</w:t>
      </w:r>
      <w:r w:rsidR="006115D6">
        <w:rPr>
          <w:rFonts w:ascii="Helvetica" w:hAnsi="Helvetica" w:cs="Times New Roman"/>
        </w:rPr>
        <w:t xml:space="preserve"> optimally</w:t>
      </w:r>
      <w:r w:rsidR="00A40E2B">
        <w:rPr>
          <w:rFonts w:ascii="Helvetica" w:hAnsi="Helvetica" w:cs="Times New Roman"/>
        </w:rPr>
        <w:t xml:space="preserve"> the animal should choose left and right with equal probabilities, which would yield a long-run reward rate of 50%. </w:t>
      </w:r>
      <w:r w:rsidR="006D4D6F">
        <w:rPr>
          <w:rFonts w:ascii="Helvetica" w:hAnsi="Helvetica" w:cs="Times New Roman"/>
        </w:rPr>
        <w:t>In an example session, p</w:t>
      </w:r>
      <w:r w:rsidR="00A40E2B">
        <w:rPr>
          <w:rFonts w:ascii="Helvetica" w:hAnsi="Helvetica" w:cs="Times New Roman"/>
        </w:rPr>
        <w:t>lot</w:t>
      </w:r>
      <w:r w:rsidR="006D75AD">
        <w:rPr>
          <w:rFonts w:ascii="Helvetica" w:hAnsi="Helvetica" w:cs="Times New Roman"/>
        </w:rPr>
        <w:t>ting the</w:t>
      </w:r>
      <w:r w:rsidR="00A40E2B">
        <w:rPr>
          <w:rFonts w:ascii="Helvetica" w:hAnsi="Helvetica" w:cs="Times New Roman"/>
        </w:rPr>
        <w:t xml:space="preserve"> choices and rewards for a mouse and the choices for the computer showed that the animal exhibited a great degree of stochasticity in their choice </w:t>
      </w:r>
      <w:r w:rsidR="00766725">
        <w:rPr>
          <w:rFonts w:ascii="Helvetica" w:hAnsi="Helvetica" w:cs="Times New Roman"/>
        </w:rPr>
        <w:t>pattern</w:t>
      </w:r>
      <w:r w:rsidR="00A40E2B">
        <w:rPr>
          <w:rFonts w:ascii="Helvetica" w:hAnsi="Helvetica" w:cs="Times New Roman"/>
        </w:rPr>
        <w:t xml:space="preserve"> (</w:t>
      </w:r>
      <w:r w:rsidR="00A40E2B" w:rsidRPr="00A40E2B">
        <w:rPr>
          <w:rFonts w:ascii="Helvetica" w:hAnsi="Helvetica" w:cs="Times New Roman"/>
          <w:b/>
          <w:bCs/>
        </w:rPr>
        <w:t>Fig. 1D</w:t>
      </w:r>
      <w:r w:rsidR="00A40E2B">
        <w:rPr>
          <w:rFonts w:ascii="Helvetica" w:hAnsi="Helvetica" w:cs="Times New Roman"/>
        </w:rPr>
        <w:t xml:space="preserve">). This could be </w:t>
      </w:r>
      <w:r w:rsidR="00054B63">
        <w:rPr>
          <w:rFonts w:ascii="Helvetica" w:hAnsi="Helvetica" w:cs="Times New Roman"/>
        </w:rPr>
        <w:t xml:space="preserve">seen </w:t>
      </w:r>
      <w:r w:rsidR="006D75AD">
        <w:rPr>
          <w:rFonts w:ascii="Helvetica" w:hAnsi="Helvetica" w:cs="Times New Roman"/>
        </w:rPr>
        <w:t>more clearly</w:t>
      </w:r>
      <w:r w:rsidR="00A40E2B">
        <w:rPr>
          <w:rFonts w:ascii="Helvetica" w:hAnsi="Helvetica" w:cs="Times New Roman"/>
        </w:rPr>
        <w:t xml:space="preserve"> </w:t>
      </w:r>
      <w:r w:rsidR="00054B63">
        <w:rPr>
          <w:rFonts w:ascii="Helvetica" w:hAnsi="Helvetica" w:cs="Times New Roman"/>
        </w:rPr>
        <w:t>by looking</w:t>
      </w:r>
      <w:r w:rsidR="008D6574">
        <w:rPr>
          <w:rFonts w:ascii="Helvetica" w:hAnsi="Helvetica" w:cs="Times New Roman"/>
        </w:rPr>
        <w:t xml:space="preserve"> at</w:t>
      </w:r>
      <w:r w:rsidR="00A40E2B">
        <w:rPr>
          <w:rFonts w:ascii="Helvetica" w:hAnsi="Helvetica" w:cs="Times New Roman"/>
        </w:rPr>
        <w:t xml:space="preserve"> the cumulative occurrences of various </w:t>
      </w:r>
      <w:r w:rsidR="005F2D8C">
        <w:rPr>
          <w:rFonts w:ascii="Helvetica" w:hAnsi="Helvetica" w:cs="Times New Roman"/>
        </w:rPr>
        <w:t xml:space="preserve">plausible </w:t>
      </w:r>
      <w:r w:rsidR="00A40E2B">
        <w:rPr>
          <w:rFonts w:ascii="Helvetica" w:hAnsi="Helvetica" w:cs="Times New Roman"/>
        </w:rPr>
        <w:t>3-choice sequences (</w:t>
      </w:r>
      <w:r w:rsidR="00A40E2B" w:rsidRPr="00A40E2B">
        <w:rPr>
          <w:rFonts w:ascii="Helvetica" w:hAnsi="Helvetica" w:cs="Times New Roman"/>
          <w:b/>
          <w:bCs/>
        </w:rPr>
        <w:t>Fig. 1E</w:t>
      </w:r>
      <w:r w:rsidR="00A40E2B">
        <w:rPr>
          <w:rFonts w:ascii="Helvetica" w:hAnsi="Helvetica" w:cs="Times New Roman"/>
        </w:rPr>
        <w:t xml:space="preserve">). Although there was </w:t>
      </w:r>
      <w:r w:rsidR="00AB25BC">
        <w:rPr>
          <w:rFonts w:ascii="Helvetica" w:hAnsi="Helvetica" w:cs="Times New Roman"/>
        </w:rPr>
        <w:t xml:space="preserve">sometimes </w:t>
      </w:r>
      <w:r w:rsidR="00A40E2B">
        <w:rPr>
          <w:rFonts w:ascii="Helvetica" w:hAnsi="Helvetica" w:cs="Times New Roman"/>
        </w:rPr>
        <w:t>a slight preference for</w:t>
      </w:r>
      <w:r w:rsidR="00A24077">
        <w:rPr>
          <w:rFonts w:ascii="Helvetica" w:hAnsi="Helvetica" w:cs="Times New Roman"/>
        </w:rPr>
        <w:t xml:space="preserve"> certain</w:t>
      </w:r>
      <w:r w:rsidR="00A40E2B">
        <w:rPr>
          <w:rFonts w:ascii="Helvetica" w:hAnsi="Helvetica" w:cs="Times New Roman"/>
        </w:rPr>
        <w:t xml:space="preserve"> patterns, particularly </w:t>
      </w:r>
      <w:r w:rsidR="005371A5">
        <w:rPr>
          <w:rFonts w:ascii="Helvetica" w:hAnsi="Helvetica" w:cs="Times New Roman"/>
        </w:rPr>
        <w:t>early in the</w:t>
      </w:r>
      <w:r w:rsidR="00A40E2B">
        <w:rPr>
          <w:rFonts w:ascii="Helvetica" w:hAnsi="Helvetica" w:cs="Times New Roman"/>
        </w:rPr>
        <w:t xml:space="preserve"> session, </w:t>
      </w:r>
      <w:r w:rsidR="00EF5BF8">
        <w:rPr>
          <w:rFonts w:ascii="Helvetica" w:hAnsi="Helvetica" w:cs="Times New Roman"/>
        </w:rPr>
        <w:t>throughout most of the session</w:t>
      </w:r>
      <w:r w:rsidR="00EF38FD">
        <w:rPr>
          <w:rFonts w:ascii="Helvetica" w:hAnsi="Helvetica" w:cs="Times New Roman"/>
        </w:rPr>
        <w:t>s</w:t>
      </w:r>
      <w:r w:rsidR="00A40E2B">
        <w:rPr>
          <w:rFonts w:ascii="Helvetica" w:hAnsi="Helvetica" w:cs="Times New Roman"/>
        </w:rPr>
        <w:t xml:space="preserve"> </w:t>
      </w:r>
      <w:r w:rsidR="005371A5">
        <w:rPr>
          <w:rFonts w:ascii="Helvetica" w:hAnsi="Helvetica" w:cs="Times New Roman"/>
        </w:rPr>
        <w:t>the animal employed</w:t>
      </w:r>
      <w:r w:rsidR="001E1123">
        <w:rPr>
          <w:rFonts w:ascii="Helvetica" w:hAnsi="Helvetica" w:cs="Times New Roman"/>
        </w:rPr>
        <w:t xml:space="preserve"> continually</w:t>
      </w:r>
      <w:r w:rsidR="005371A5">
        <w:rPr>
          <w:rFonts w:ascii="Helvetica" w:hAnsi="Helvetica" w:cs="Times New Roman"/>
        </w:rPr>
        <w:t xml:space="preserve"> </w:t>
      </w:r>
      <w:r w:rsidR="00EF5BF8">
        <w:rPr>
          <w:rFonts w:ascii="Helvetica" w:hAnsi="Helvetica" w:cs="Times New Roman"/>
        </w:rPr>
        <w:t>the different</w:t>
      </w:r>
      <w:r w:rsidR="00A40E2B">
        <w:rPr>
          <w:rFonts w:ascii="Helvetica" w:hAnsi="Helvetica" w:cs="Times New Roman"/>
        </w:rPr>
        <w:t xml:space="preserve"> choice sequences. </w:t>
      </w:r>
      <w:r w:rsidR="00424A4B">
        <w:rPr>
          <w:rFonts w:ascii="Helvetica" w:hAnsi="Helvetica" w:cs="Times New Roman"/>
        </w:rPr>
        <w:t xml:space="preserve">Across all sessions, animals performed </w:t>
      </w:r>
      <w:r w:rsidR="00424A4B" w:rsidRPr="006A0859">
        <w:rPr>
          <w:rFonts w:ascii="Helvetica" w:hAnsi="Helvetica" w:cs="Times New Roman"/>
        </w:rPr>
        <w:t>501±</w:t>
      </w:r>
      <w:r w:rsidR="00EC426F" w:rsidRPr="006A0859">
        <w:rPr>
          <w:rFonts w:ascii="Helvetica" w:hAnsi="Helvetica" w:cs="Times New Roman"/>
        </w:rPr>
        <w:t>1</w:t>
      </w:r>
      <w:r w:rsidR="00EC426F">
        <w:rPr>
          <w:rFonts w:ascii="Helvetica" w:hAnsi="Helvetica" w:cs="Times New Roman"/>
        </w:rPr>
        <w:t>3</w:t>
      </w:r>
      <w:r w:rsidR="00EC426F" w:rsidRPr="006A0859">
        <w:rPr>
          <w:rFonts w:ascii="Helvetica" w:hAnsi="Helvetica" w:cs="Times New Roman"/>
        </w:rPr>
        <w:t xml:space="preserve"> </w:t>
      </w:r>
      <w:r w:rsidR="00424A4B" w:rsidRPr="006A0859">
        <w:rPr>
          <w:rFonts w:ascii="Helvetica" w:hAnsi="Helvetica" w:cs="Times New Roman"/>
        </w:rPr>
        <w:t>trials per session</w:t>
      </w:r>
      <w:r w:rsidR="005371A5">
        <w:rPr>
          <w:rFonts w:ascii="Helvetica" w:hAnsi="Helvetica" w:cs="Times New Roman"/>
        </w:rPr>
        <w:t xml:space="preserve"> (</w:t>
      </w:r>
      <w:proofErr w:type="spellStart"/>
      <w:r w:rsidR="005371A5">
        <w:rPr>
          <w:rFonts w:ascii="Helvetica" w:hAnsi="Helvetica" w:cs="Times New Roman"/>
        </w:rPr>
        <w:t>mean</w:t>
      </w:r>
      <w:r w:rsidR="005371A5" w:rsidRPr="006A0859">
        <w:rPr>
          <w:rFonts w:ascii="Helvetica" w:hAnsi="Helvetica" w:cs="Times New Roman"/>
        </w:rPr>
        <w:t>±</w:t>
      </w:r>
      <w:r w:rsidR="005371A5">
        <w:rPr>
          <w:rFonts w:ascii="Helvetica" w:hAnsi="Helvetica" w:cs="Times New Roman"/>
        </w:rPr>
        <w:t>s.e.m</w:t>
      </w:r>
      <w:proofErr w:type="spellEnd"/>
      <w:r w:rsidR="005371A5">
        <w:rPr>
          <w:rFonts w:ascii="Helvetica" w:hAnsi="Helvetica" w:cs="Times New Roman"/>
        </w:rPr>
        <w:t xml:space="preserve">.; </w:t>
      </w:r>
      <w:r w:rsidR="005371A5" w:rsidRPr="005371A5">
        <w:rPr>
          <w:rFonts w:ascii="Helvetica" w:hAnsi="Helvetica" w:cs="Times New Roman"/>
          <w:b/>
          <w:bCs/>
        </w:rPr>
        <w:t>Fig. 1F</w:t>
      </w:r>
      <w:r w:rsidR="005371A5">
        <w:rPr>
          <w:rFonts w:ascii="Helvetica" w:hAnsi="Helvetica" w:cs="Times New Roman"/>
        </w:rPr>
        <w:t xml:space="preserve">). The </w:t>
      </w:r>
      <w:r w:rsidR="00664236">
        <w:rPr>
          <w:rFonts w:ascii="Helvetica" w:hAnsi="Helvetica" w:cs="Times New Roman"/>
        </w:rPr>
        <w:t xml:space="preserve">entropy for 3-choice sequences, </w:t>
      </w:r>
      <w:r w:rsidR="005F25D7">
        <w:rPr>
          <w:rFonts w:ascii="Helvetica" w:hAnsi="Helvetica" w:cs="Times New Roman"/>
        </w:rPr>
        <w:t xml:space="preserve">a measure of </w:t>
      </w:r>
      <w:r w:rsidR="00664236">
        <w:rPr>
          <w:rFonts w:ascii="Helvetica" w:hAnsi="Helvetica" w:cs="Times New Roman"/>
        </w:rPr>
        <w:t xml:space="preserve">the </w:t>
      </w:r>
      <w:r w:rsidR="005371A5">
        <w:rPr>
          <w:rFonts w:ascii="Helvetica" w:hAnsi="Helvetica" w:cs="Times New Roman"/>
        </w:rPr>
        <w:t>stochasticity in choices</w:t>
      </w:r>
      <w:r w:rsidR="00664236">
        <w:rPr>
          <w:rFonts w:ascii="Helvetica" w:hAnsi="Helvetica" w:cs="Times New Roman"/>
        </w:rPr>
        <w:t xml:space="preserve">, </w:t>
      </w:r>
      <w:r w:rsidR="005371A5">
        <w:rPr>
          <w:rFonts w:ascii="Helvetica" w:hAnsi="Helvetica" w:cs="Times New Roman"/>
        </w:rPr>
        <w:t xml:space="preserve">was </w:t>
      </w:r>
      <w:r w:rsidR="00C20B45" w:rsidRPr="006A0859">
        <w:rPr>
          <w:rFonts w:ascii="Helvetica" w:hAnsi="Helvetica" w:cs="Times New Roman"/>
        </w:rPr>
        <w:t>2.</w:t>
      </w:r>
      <w:r w:rsidR="002F4D61">
        <w:rPr>
          <w:rFonts w:ascii="Helvetica" w:hAnsi="Helvetica" w:cs="Times New Roman" w:hint="eastAsia"/>
        </w:rPr>
        <w:t>87</w:t>
      </w:r>
      <w:r w:rsidR="00C20B45" w:rsidRPr="006A0859">
        <w:rPr>
          <w:rFonts w:ascii="Helvetica" w:hAnsi="Helvetica" w:cs="Times New Roman"/>
        </w:rPr>
        <w:t>±0.</w:t>
      </w:r>
      <w:r w:rsidR="00EC426F">
        <w:rPr>
          <w:rFonts w:ascii="Helvetica" w:hAnsi="Helvetica" w:cs="Times New Roman"/>
        </w:rPr>
        <w:t>0</w:t>
      </w:r>
      <w:r w:rsidR="005371A5">
        <w:rPr>
          <w:rFonts w:ascii="Helvetica" w:hAnsi="Helvetica" w:cs="Times New Roman"/>
        </w:rPr>
        <w:t>1 bits, close to the</w:t>
      </w:r>
      <w:r w:rsidR="00664236">
        <w:rPr>
          <w:rFonts w:ascii="Helvetica" w:hAnsi="Helvetica" w:cs="Times New Roman"/>
        </w:rPr>
        <w:t xml:space="preserve"> theoretical </w:t>
      </w:r>
      <w:r w:rsidR="005371A5">
        <w:rPr>
          <w:rFonts w:ascii="Helvetica" w:hAnsi="Helvetica" w:cs="Times New Roman"/>
        </w:rPr>
        <w:t>upper bound of 3 bits</w:t>
      </w:r>
      <w:r w:rsidR="00477826" w:rsidRPr="006A0859">
        <w:rPr>
          <w:rFonts w:ascii="Helvetica" w:hAnsi="Helvetica" w:cs="Times New Roman"/>
        </w:rPr>
        <w:t>.</w:t>
      </w:r>
      <w:r w:rsidR="00C20B45" w:rsidRPr="006A0859">
        <w:rPr>
          <w:rFonts w:ascii="Helvetica" w:hAnsi="Helvetica" w:cs="Times New Roman"/>
        </w:rPr>
        <w:t xml:space="preserve"> </w:t>
      </w:r>
      <w:r w:rsidR="00191887">
        <w:rPr>
          <w:rFonts w:ascii="Helvetica" w:hAnsi="Helvetica" w:cs="Times New Roman"/>
        </w:rPr>
        <w:t xml:space="preserve">Consequently, the computer was only </w:t>
      </w:r>
      <w:r w:rsidR="00DA0F2A">
        <w:rPr>
          <w:rFonts w:ascii="Helvetica" w:hAnsi="Helvetica" w:cs="Times New Roman"/>
        </w:rPr>
        <w:t xml:space="preserve">mildly </w:t>
      </w:r>
      <w:r w:rsidR="00191887">
        <w:rPr>
          <w:rFonts w:ascii="Helvetica" w:hAnsi="Helvetica" w:cs="Times New Roman"/>
        </w:rPr>
        <w:t xml:space="preserve">effective at predicting the mouse’s choices, and the </w:t>
      </w:r>
      <w:r w:rsidR="004E155D">
        <w:rPr>
          <w:rFonts w:ascii="Helvetica" w:hAnsi="Helvetica" w:cs="Times New Roman"/>
        </w:rPr>
        <w:t xml:space="preserve">mice earned an </w:t>
      </w:r>
      <w:r w:rsidR="00191887">
        <w:rPr>
          <w:rFonts w:ascii="Helvetica" w:hAnsi="Helvetica" w:cs="Times New Roman"/>
        </w:rPr>
        <w:t xml:space="preserve">average reward rate </w:t>
      </w:r>
      <w:r w:rsidR="004E155D">
        <w:rPr>
          <w:rFonts w:ascii="Helvetica" w:hAnsi="Helvetica" w:cs="Times New Roman"/>
        </w:rPr>
        <w:t>of</w:t>
      </w:r>
      <w:r w:rsidR="00DE137B" w:rsidRPr="006A0859">
        <w:rPr>
          <w:rFonts w:ascii="Helvetica" w:hAnsi="Helvetica" w:cs="Times New Roman"/>
        </w:rPr>
        <w:t xml:space="preserve"> 44</w:t>
      </w:r>
      <w:r w:rsidR="000E501D">
        <w:rPr>
          <w:rFonts w:ascii="Helvetica" w:hAnsi="Helvetica" w:cs="Times New Roman"/>
        </w:rPr>
        <w:t>.0</w:t>
      </w:r>
      <w:r w:rsidR="00DE137B" w:rsidRPr="006A0859">
        <w:rPr>
          <w:rFonts w:ascii="Helvetica" w:hAnsi="Helvetica" w:cs="Times New Roman"/>
        </w:rPr>
        <w:t>±</w:t>
      </w:r>
      <w:r w:rsidR="00EC426F">
        <w:rPr>
          <w:rFonts w:ascii="Helvetica" w:hAnsi="Helvetica" w:cs="Times New Roman"/>
        </w:rPr>
        <w:t>0.</w:t>
      </w:r>
      <w:r w:rsidR="00DE137B" w:rsidRPr="006A0859">
        <w:rPr>
          <w:rFonts w:ascii="Helvetica" w:hAnsi="Helvetica" w:cs="Times New Roman"/>
        </w:rPr>
        <w:t>4%</w:t>
      </w:r>
      <w:r w:rsidR="004E155D">
        <w:rPr>
          <w:rFonts w:ascii="Helvetica" w:hAnsi="Helvetica" w:cs="Times New Roman"/>
        </w:rPr>
        <w:t>.</w:t>
      </w:r>
      <w:r w:rsidR="00191887">
        <w:rPr>
          <w:rFonts w:ascii="Helvetica" w:hAnsi="Helvetica" w:cs="Times New Roman"/>
        </w:rPr>
        <w:t xml:space="preserve"> </w:t>
      </w:r>
      <w:r w:rsidR="004E155D">
        <w:rPr>
          <w:rFonts w:ascii="Helvetica" w:hAnsi="Helvetica" w:cs="Times New Roman"/>
        </w:rPr>
        <w:t xml:space="preserve">We note that although the reward rate </w:t>
      </w:r>
      <w:r w:rsidR="00191887">
        <w:rPr>
          <w:rFonts w:ascii="Helvetica" w:hAnsi="Helvetica" w:cs="Times New Roman"/>
        </w:rPr>
        <w:t xml:space="preserve">compared favorably with the optimal reward rate of </w:t>
      </w:r>
      <w:r w:rsidR="00C20B45" w:rsidRPr="006A0859">
        <w:rPr>
          <w:rFonts w:ascii="Helvetica" w:hAnsi="Helvetica" w:cs="Times New Roman"/>
        </w:rPr>
        <w:t>50%</w:t>
      </w:r>
      <w:r w:rsidR="004E155D">
        <w:rPr>
          <w:rFonts w:ascii="Helvetica" w:hAnsi="Helvetica" w:cs="Times New Roman"/>
        </w:rPr>
        <w:t>, the difference was statistically significant (</w:t>
      </w:r>
      <w:r w:rsidR="004E155D" w:rsidRPr="00724F5B">
        <w:rPr>
          <w:rFonts w:ascii="Helvetica" w:hAnsi="Helvetica" w:cs="Times New Roman"/>
          <w:i/>
          <w:iCs/>
        </w:rPr>
        <w:t>P</w:t>
      </w:r>
      <w:r w:rsidR="004E155D" w:rsidRPr="00724F5B">
        <w:rPr>
          <w:rFonts w:ascii="Helvetica" w:hAnsi="Helvetica" w:cs="Times New Roman"/>
        </w:rPr>
        <w:t xml:space="preserve"> = </w:t>
      </w:r>
      <w:r w:rsidR="00C26856" w:rsidRPr="00C26856">
        <w:rPr>
          <w:rFonts w:ascii="Helvetica" w:hAnsi="Helvetica" w:cs="Times New Roman"/>
        </w:rPr>
        <w:t>2</w:t>
      </w:r>
      <w:r w:rsidR="004E749C">
        <w:rPr>
          <w:rFonts w:ascii="Helvetica" w:hAnsi="Helvetica" w:cs="Times New Roman"/>
        </w:rPr>
        <w:t xml:space="preserve"> x 10</w:t>
      </w:r>
      <w:r w:rsidR="00C26856" w:rsidRPr="002F4D61">
        <w:rPr>
          <w:rFonts w:ascii="Helvetica" w:hAnsi="Helvetica" w:cs="Times New Roman"/>
          <w:vertAlign w:val="superscript"/>
        </w:rPr>
        <w:t>-20</w:t>
      </w:r>
      <w:r w:rsidR="004E155D">
        <w:rPr>
          <w:rFonts w:ascii="Helvetica" w:hAnsi="Helvetica" w:cs="Times New Roman"/>
        </w:rPr>
        <w:t xml:space="preserve">, one-sample </w:t>
      </w:r>
      <w:r w:rsidR="00C26856">
        <w:rPr>
          <w:rFonts w:ascii="Helvetica" w:hAnsi="Helvetica" w:cs="Times New Roman"/>
        </w:rPr>
        <w:t xml:space="preserve">one-tailed </w:t>
      </w:r>
      <w:r w:rsidR="004E155D">
        <w:rPr>
          <w:rFonts w:ascii="Helvetica" w:hAnsi="Helvetica" w:cs="Times New Roman"/>
        </w:rPr>
        <w:t>t-test)</w:t>
      </w:r>
      <w:r w:rsidR="00DE137B" w:rsidRPr="006A0859">
        <w:rPr>
          <w:rFonts w:ascii="Helvetica" w:hAnsi="Helvetica" w:cs="Times New Roman"/>
        </w:rPr>
        <w:t>.</w:t>
      </w:r>
      <w:r w:rsidR="008A122F" w:rsidRPr="006A0859">
        <w:rPr>
          <w:rFonts w:ascii="Helvetica" w:hAnsi="Helvetica" w:cs="Times New Roman"/>
        </w:rPr>
        <w:t xml:space="preserve"> </w:t>
      </w:r>
      <w:r w:rsidR="00DE139D">
        <w:rPr>
          <w:rFonts w:ascii="Helvetica" w:hAnsi="Helvetica" w:cs="Times New Roman"/>
        </w:rPr>
        <w:t>Finally</w:t>
      </w:r>
      <w:r w:rsidR="008A122F" w:rsidRPr="006A0859">
        <w:rPr>
          <w:rFonts w:ascii="Helvetica" w:hAnsi="Helvetica" w:cs="Times New Roman"/>
        </w:rPr>
        <w:t xml:space="preserve">, </w:t>
      </w:r>
      <w:r w:rsidR="00DE139D">
        <w:rPr>
          <w:rFonts w:ascii="Helvetica" w:hAnsi="Helvetica" w:cs="Times New Roman"/>
        </w:rPr>
        <w:t>mice</w:t>
      </w:r>
      <w:r w:rsidR="008A122F" w:rsidRPr="006A0859">
        <w:rPr>
          <w:rFonts w:ascii="Helvetica" w:hAnsi="Helvetica" w:cs="Times New Roman"/>
        </w:rPr>
        <w:t xml:space="preserve"> </w:t>
      </w:r>
      <w:r w:rsidR="00DE139D">
        <w:rPr>
          <w:rFonts w:ascii="Helvetica" w:hAnsi="Helvetica" w:cs="Times New Roman"/>
        </w:rPr>
        <w:t xml:space="preserve">had </w:t>
      </w:r>
      <w:r w:rsidR="00090802">
        <w:rPr>
          <w:rFonts w:ascii="Helvetica" w:hAnsi="Helvetica" w:cs="Times New Roman"/>
        </w:rPr>
        <w:t>stereotypical response times that were similar</w:t>
      </w:r>
      <w:r w:rsidR="00DE139D">
        <w:rPr>
          <w:rFonts w:ascii="Helvetica" w:hAnsi="Helvetica" w:cs="Times New Roman"/>
        </w:rPr>
        <w:t xml:space="preserve"> for left and right choices</w:t>
      </w:r>
      <w:r w:rsidR="002A09C0" w:rsidRPr="006A0859">
        <w:rPr>
          <w:rFonts w:ascii="Helvetica" w:hAnsi="Helvetica" w:cs="Times New Roman"/>
        </w:rPr>
        <w:t xml:space="preserve"> (</w:t>
      </w:r>
      <w:r w:rsidR="00E80814" w:rsidRPr="000B7D62">
        <w:rPr>
          <w:rFonts w:ascii="Helvetica" w:hAnsi="Helvetica" w:cs="Times New Roman"/>
          <w:b/>
          <w:bCs/>
        </w:rPr>
        <w:t>Fig.</w:t>
      </w:r>
      <w:r w:rsidR="002A09C0" w:rsidRPr="000B7D62">
        <w:rPr>
          <w:rFonts w:ascii="Helvetica" w:hAnsi="Helvetica" w:cs="Times New Roman"/>
          <w:b/>
          <w:bCs/>
        </w:rPr>
        <w:t xml:space="preserve"> 1G</w:t>
      </w:r>
      <w:r w:rsidR="002A09C0" w:rsidRPr="006A0859">
        <w:rPr>
          <w:rFonts w:ascii="Helvetica" w:hAnsi="Helvetica" w:cs="Times New Roman"/>
        </w:rPr>
        <w:t>).</w:t>
      </w:r>
      <w:r w:rsidR="00DE137B" w:rsidRPr="006A0859">
        <w:rPr>
          <w:rFonts w:ascii="Helvetica" w:hAnsi="Helvetica" w:cs="Times New Roman"/>
        </w:rPr>
        <w:t xml:space="preserve"> </w:t>
      </w:r>
      <w:r w:rsidR="00DE139D">
        <w:rPr>
          <w:rFonts w:ascii="Helvetica" w:hAnsi="Helvetica" w:cs="Times New Roman"/>
        </w:rPr>
        <w:t>Altogether</w:t>
      </w:r>
      <w:r w:rsidR="00DE137B" w:rsidRPr="006A0859">
        <w:rPr>
          <w:rFonts w:ascii="Helvetica" w:hAnsi="Helvetica" w:cs="Times New Roman"/>
        </w:rPr>
        <w:t xml:space="preserve">, </w:t>
      </w:r>
      <w:r w:rsidR="000B0672" w:rsidRPr="006A0859">
        <w:rPr>
          <w:rFonts w:ascii="Helvetica" w:hAnsi="Helvetica" w:cs="Times New Roman"/>
        </w:rPr>
        <w:t>the</w:t>
      </w:r>
      <w:r w:rsidR="00DE139D">
        <w:rPr>
          <w:rFonts w:ascii="Helvetica" w:hAnsi="Helvetica" w:cs="Times New Roman"/>
        </w:rPr>
        <w:t xml:space="preserve">se results demonstrate that head-fixed mice can play matching pennies against a computer opponent. </w:t>
      </w:r>
      <w:r w:rsidR="004157FD">
        <w:rPr>
          <w:rFonts w:ascii="Helvetica" w:hAnsi="Helvetica" w:cs="Times New Roman"/>
        </w:rPr>
        <w:t>G</w:t>
      </w:r>
      <w:r w:rsidR="00DE139D">
        <w:rPr>
          <w:rFonts w:ascii="Helvetica" w:hAnsi="Helvetica" w:cs="Times New Roman"/>
        </w:rPr>
        <w:t>iven that humans</w:t>
      </w:r>
      <w:r w:rsidR="004157FD">
        <w:rPr>
          <w:rFonts w:ascii="Helvetica" w:hAnsi="Helvetica" w:cs="Times New Roman"/>
        </w:rPr>
        <w:t xml:space="preserve"> and macaques</w:t>
      </w:r>
      <w:r w:rsidR="00DE139D">
        <w:rPr>
          <w:rFonts w:ascii="Helvetica" w:hAnsi="Helvetica" w:cs="Times New Roman"/>
        </w:rPr>
        <w:t xml:space="preserve"> </w:t>
      </w:r>
      <w:r w:rsidR="004E749C">
        <w:rPr>
          <w:rFonts w:ascii="Helvetica" w:hAnsi="Helvetica" w:cs="Times New Roman"/>
        </w:rPr>
        <w:t xml:space="preserve">likewise </w:t>
      </w:r>
      <w:r w:rsidR="00DE139D">
        <w:rPr>
          <w:rFonts w:ascii="Helvetica" w:hAnsi="Helvetica" w:cs="Times New Roman"/>
        </w:rPr>
        <w:t>play matching pennies imperfectly</w:t>
      </w:r>
      <w:r w:rsidR="004157FD">
        <w:rPr>
          <w:rFonts w:ascii="Helvetica" w:hAnsi="Helvetica" w:cs="Times New Roman"/>
        </w:rPr>
        <w:t xml:space="preserve"> and not at Nash equilibrium </w:t>
      </w:r>
      <w:r w:rsidR="004157FD">
        <w:rPr>
          <w:rFonts w:ascii="Helvetica" w:hAnsi="Helvetica" w:cs="Times New Roman"/>
        </w:rPr>
        <w:fldChar w:fldCharType="begin">
          <w:fldData xml:space="preserve">PEVuZE5vdGU+PENpdGU+PEF1dGhvcj5MZWU8L0F1dGhvcj48WWVhcj4yMDA0PC9ZZWFyPjxSZWNO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</w:fldData>
        </w:fldChar>
      </w:r>
      <w:r w:rsidR="00AC6D31">
        <w:rPr>
          <w:rFonts w:ascii="Helvetica" w:hAnsi="Helvetica" w:cs="Times New Roman"/>
        </w:rPr>
        <w:instrText xml:space="preserve"> ADDIN EN.CITE </w:instrText>
      </w:r>
      <w:r w:rsidR="00AC6D31">
        <w:rPr>
          <w:rFonts w:ascii="Helvetica" w:hAnsi="Helvetica" w:cs="Times New Roman"/>
        </w:rPr>
        <w:fldChar w:fldCharType="begin">
          <w:fldData xml:space="preserve">PEVuZE5vdGU+PENpdGU+PEF1dGhvcj5MZWU8L0F1dGhvcj48WWVhcj4yMDA0PC9ZZWFyPjxSZWNO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</w:fldData>
        </w:fldChar>
      </w:r>
      <w:r w:rsidR="00AC6D31">
        <w:rPr>
          <w:rFonts w:ascii="Helvetica" w:hAnsi="Helvetica" w:cs="Times New Roman"/>
        </w:rPr>
        <w:instrText xml:space="preserve"> ADDIN EN.CITE.DATA </w:instrText>
      </w:r>
      <w:r w:rsidR="00AC6D31">
        <w:rPr>
          <w:rFonts w:ascii="Helvetica" w:hAnsi="Helvetica" w:cs="Times New Roman"/>
        </w:rPr>
      </w:r>
      <w:r w:rsidR="00AC6D31">
        <w:rPr>
          <w:rFonts w:ascii="Helvetica" w:hAnsi="Helvetica" w:cs="Times New Roman"/>
        </w:rPr>
        <w:fldChar w:fldCharType="end"/>
      </w:r>
      <w:r w:rsidR="004157FD">
        <w:rPr>
          <w:rFonts w:ascii="Helvetica" w:hAnsi="Helvetica" w:cs="Times New Roman"/>
        </w:rPr>
      </w:r>
      <w:r w:rsidR="004157FD">
        <w:rPr>
          <w:rFonts w:ascii="Helvetica" w:hAnsi="Helvetica" w:cs="Times New Roman"/>
        </w:rPr>
        <w:fldChar w:fldCharType="separate"/>
      </w:r>
      <w:r w:rsidR="00AC6D31">
        <w:rPr>
          <w:rFonts w:ascii="Helvetica" w:hAnsi="Helvetica" w:cs="Times New Roman"/>
          <w:noProof/>
        </w:rPr>
        <w:t>(Erev and Roth, 1998a; Lee et al., 2004)</w:t>
      </w:r>
      <w:r w:rsidR="004157FD">
        <w:rPr>
          <w:rFonts w:ascii="Helvetica" w:hAnsi="Helvetica" w:cs="Times New Roman"/>
        </w:rPr>
        <w:fldChar w:fldCharType="end"/>
      </w:r>
      <w:r w:rsidR="00DE139D">
        <w:rPr>
          <w:rFonts w:ascii="Helvetica" w:hAnsi="Helvetica" w:cs="Times New Roman"/>
        </w:rPr>
        <w:t xml:space="preserve">, </w:t>
      </w:r>
      <w:r w:rsidR="004E749C">
        <w:rPr>
          <w:rFonts w:ascii="Helvetica" w:hAnsi="Helvetica" w:cs="Times New Roman"/>
        </w:rPr>
        <w:t xml:space="preserve">here </w:t>
      </w:r>
      <w:r w:rsidR="004157FD">
        <w:rPr>
          <w:rFonts w:ascii="Helvetica" w:hAnsi="Helvetica" w:cs="Times New Roman"/>
        </w:rPr>
        <w:t xml:space="preserve">we found that reward rate was decent but suboptimal for mice, </w:t>
      </w:r>
      <w:r w:rsidR="00DE139D">
        <w:rPr>
          <w:rFonts w:ascii="Helvetica" w:hAnsi="Helvetica" w:cs="Times New Roman"/>
        </w:rPr>
        <w:t>suggesting that the</w:t>
      </w:r>
      <w:r w:rsidR="004157FD">
        <w:rPr>
          <w:rFonts w:ascii="Helvetica" w:hAnsi="Helvetica" w:cs="Times New Roman"/>
        </w:rPr>
        <w:t xml:space="preserve"> animals</w:t>
      </w:r>
      <w:r w:rsidR="00DE139D">
        <w:rPr>
          <w:rFonts w:ascii="Helvetica" w:hAnsi="Helvetica" w:cs="Times New Roman"/>
        </w:rPr>
        <w:t xml:space="preserve"> </w:t>
      </w:r>
      <w:r w:rsidR="004157FD">
        <w:rPr>
          <w:rFonts w:ascii="Helvetica" w:hAnsi="Helvetica" w:cs="Times New Roman"/>
        </w:rPr>
        <w:t>had certain residual tendencies that were exploited by the computer opponent</w:t>
      </w:r>
      <w:r w:rsidR="008A122F" w:rsidRPr="006A0859">
        <w:rPr>
          <w:rFonts w:ascii="Helvetica" w:hAnsi="Helvetica" w:cs="Times New Roman"/>
        </w:rPr>
        <w:t xml:space="preserve">. </w:t>
      </w:r>
    </w:p>
    <w:p w14:paraId="2F1B0606" w14:textId="22C571B6" w:rsidR="00FE6632" w:rsidRDefault="00FE6632" w:rsidP="002B194A">
      <w:pPr>
        <w:spacing w:after="0" w:line="360" w:lineRule="auto"/>
        <w:ind w:firstLine="720"/>
        <w:rPr>
          <w:rFonts w:ascii="Helvetica" w:hAnsi="Helvetica" w:cs="Times New Roman"/>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2B194A" w14:paraId="096C8EE4" w14:textId="77777777" w:rsidTr="00724F5B">
        <w:tc>
          <w:tcPr>
            <w:tcW w:w="9350" w:type="dxa"/>
          </w:tcPr>
          <w:p w14:paraId="6CEE34CD" w14:textId="6177E79D" w:rsidR="002B194A" w:rsidRDefault="00434F29" w:rsidP="002B194A">
            <w:pPr>
              <w:spacing w:line="360" w:lineRule="auto"/>
              <w:rPr>
                <w:rFonts w:ascii="Helvetica" w:hAnsi="Helvetica" w:cs="Times New Roman"/>
              </w:rPr>
            </w:pPr>
            <w:r>
              <w:rPr>
                <w:rFonts w:ascii="Helvetica" w:hAnsi="Helvetica" w:cs="Times New Roman"/>
                <w:noProof/>
              </w:rPr>
              <w:lastRenderedPageBreak/>
              <w:drawing>
                <wp:inline distT="0" distB="0" distL="0" distR="0" wp14:anchorId="6969B132" wp14:editId="109C379A">
                  <wp:extent cx="5861304" cy="4361688"/>
                  <wp:effectExtent l="0" t="0" r="635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1304" cy="4361688"/>
                          </a:xfrm>
                          <a:prstGeom prst="rect">
                            <a:avLst/>
                          </a:prstGeom>
                          <a:noFill/>
                          <a:ln>
                            <a:noFill/>
                          </a:ln>
                        </pic:spPr>
                      </pic:pic>
                    </a:graphicData>
                  </a:graphic>
                </wp:inline>
              </w:drawing>
            </w:r>
          </w:p>
        </w:tc>
      </w:tr>
      <w:tr w:rsidR="002B194A" w14:paraId="6F410DB1" w14:textId="77777777" w:rsidTr="00724F5B">
        <w:tc>
          <w:tcPr>
            <w:tcW w:w="9350" w:type="dxa"/>
          </w:tcPr>
          <w:p w14:paraId="02E561A9" w14:textId="77777777" w:rsidR="002B194A" w:rsidRPr="00BD39A6" w:rsidRDefault="002B194A" w:rsidP="002B194A">
            <w:pPr>
              <w:spacing w:line="360" w:lineRule="auto"/>
              <w:rPr>
                <w:rFonts w:ascii="Helvetica" w:hAnsi="Helvetica" w:cs="Times New Roman"/>
                <w:b/>
                <w:bCs/>
                <w:sz w:val="18"/>
                <w:szCs w:val="18"/>
              </w:rPr>
            </w:pPr>
            <w:r w:rsidRPr="00BD39A6">
              <w:rPr>
                <w:rFonts w:ascii="Helvetica" w:hAnsi="Helvetica" w:cs="Times New Roman"/>
                <w:b/>
                <w:bCs/>
                <w:sz w:val="18"/>
                <w:szCs w:val="18"/>
              </w:rPr>
              <w:t>Figure 1. Mouse’s behavior in matching pennies game.</w:t>
            </w:r>
          </w:p>
          <w:p w14:paraId="24B28264" w14:textId="69625B0A" w:rsidR="002B194A" w:rsidRPr="00BD39A6" w:rsidRDefault="002B194A" w:rsidP="002B194A">
            <w:pPr>
              <w:spacing w:line="360" w:lineRule="auto"/>
              <w:rPr>
                <w:rFonts w:ascii="Helvetica" w:hAnsi="Helvetica" w:cs="Times New Roman"/>
                <w:sz w:val="18"/>
                <w:szCs w:val="18"/>
              </w:rPr>
            </w:pPr>
            <w:r w:rsidRPr="002B194A">
              <w:rPr>
                <w:rFonts w:ascii="Helvetica" w:hAnsi="Helvetica" w:cs="Times New Roman"/>
                <w:sz w:val="18"/>
                <w:szCs w:val="18"/>
              </w:rPr>
              <w:t>(A) A schematic illustration of the competitive game. Head-fixed mouse makes a left or right choice by licking the corresponding port. A computer monitors the mouse’s choices and outcomes, generating a left or right choice every trial. (B) Payoff matrix of the game. The mouse will receive a water reward only if it chooses the same choice as the computer does in the same trial. (C) Trial timings: the mouse must wait for a go cue before licking the ports. The outcome is presented immediately after the response.</w:t>
            </w:r>
            <w:r w:rsidR="00220EAD">
              <w:rPr>
                <w:rFonts w:ascii="Helvetica" w:hAnsi="Helvetica" w:cs="Times New Roman"/>
                <w:sz w:val="18"/>
                <w:szCs w:val="18"/>
              </w:rPr>
              <w:t xml:space="preserve"> A random intertrial interval follows the outcome.</w:t>
            </w:r>
            <w:r w:rsidRPr="002B194A">
              <w:rPr>
                <w:rFonts w:ascii="Helvetica" w:hAnsi="Helvetica" w:cs="Times New Roman"/>
                <w:sz w:val="18"/>
                <w:szCs w:val="18"/>
              </w:rPr>
              <w:t xml:space="preserve"> (D) An example session. </w:t>
            </w:r>
            <w:bookmarkStart w:id="27" w:name="_Hlk49452522"/>
            <w:r w:rsidRPr="002B194A">
              <w:rPr>
                <w:rFonts w:ascii="Helvetica" w:hAnsi="Helvetica" w:cs="Times New Roman"/>
                <w:sz w:val="18"/>
                <w:szCs w:val="18"/>
              </w:rPr>
              <w:t>Top: the mouse’s choice and outcome. Black bar indicates a reward in the trial. The average reward rate is 52.1%. Blue vertical lines on top indicate right choices. Red vertical lines below indicate left choices. Bottom: the computer’s choices. Color code</w:t>
            </w:r>
            <w:r w:rsidR="00220EAD">
              <w:rPr>
                <w:rFonts w:ascii="Helvetica" w:hAnsi="Helvetica" w:cs="Times New Roman"/>
                <w:sz w:val="18"/>
                <w:szCs w:val="18"/>
              </w:rPr>
              <w:t>s</w:t>
            </w:r>
            <w:r w:rsidRPr="002B194A">
              <w:rPr>
                <w:rFonts w:ascii="Helvetica" w:hAnsi="Helvetica" w:cs="Times New Roman"/>
                <w:sz w:val="18"/>
                <w:szCs w:val="18"/>
              </w:rPr>
              <w:t xml:space="preserve"> </w:t>
            </w:r>
            <w:r w:rsidR="00220EAD">
              <w:rPr>
                <w:rFonts w:ascii="Helvetica" w:hAnsi="Helvetica" w:cs="Times New Roman"/>
                <w:sz w:val="18"/>
                <w:szCs w:val="18"/>
              </w:rPr>
              <w:t>are</w:t>
            </w:r>
            <w:r w:rsidRPr="002B194A">
              <w:rPr>
                <w:rFonts w:ascii="Helvetica" w:hAnsi="Helvetica" w:cs="Times New Roman"/>
                <w:sz w:val="18"/>
                <w:szCs w:val="18"/>
              </w:rPr>
              <w:t xml:space="preserve"> the same as the </w:t>
            </w:r>
            <w:r w:rsidR="00220EAD">
              <w:rPr>
                <w:rFonts w:ascii="Helvetica" w:hAnsi="Helvetica" w:cs="Times New Roman"/>
                <w:sz w:val="18"/>
                <w:szCs w:val="18"/>
              </w:rPr>
              <w:t>top</w:t>
            </w:r>
            <w:r w:rsidR="00220EAD" w:rsidRPr="002B194A">
              <w:rPr>
                <w:rFonts w:ascii="Helvetica" w:hAnsi="Helvetica" w:cs="Times New Roman"/>
                <w:sz w:val="18"/>
                <w:szCs w:val="18"/>
              </w:rPr>
              <w:t xml:space="preserve"> </w:t>
            </w:r>
            <w:r w:rsidRPr="002B194A">
              <w:rPr>
                <w:rFonts w:ascii="Helvetica" w:hAnsi="Helvetica" w:cs="Times New Roman"/>
                <w:sz w:val="18"/>
                <w:szCs w:val="18"/>
              </w:rPr>
              <w:t xml:space="preserve">panel. </w:t>
            </w:r>
            <w:bookmarkEnd w:id="27"/>
            <w:r w:rsidRPr="002B194A">
              <w:rPr>
                <w:rFonts w:ascii="Helvetica" w:hAnsi="Helvetica" w:cs="Times New Roman"/>
                <w:sz w:val="18"/>
                <w:szCs w:val="18"/>
              </w:rPr>
              <w:t>(E) Cumulative number of 3-choice patterns in the same session as (</w:t>
            </w:r>
            <w:r w:rsidR="00220EAD">
              <w:rPr>
                <w:rFonts w:ascii="Helvetica" w:hAnsi="Helvetica" w:cs="Times New Roman"/>
                <w:sz w:val="18"/>
                <w:szCs w:val="18"/>
              </w:rPr>
              <w:t>E</w:t>
            </w:r>
            <w:r w:rsidRPr="002B194A">
              <w:rPr>
                <w:rFonts w:ascii="Helvetica" w:hAnsi="Helvetica" w:cs="Times New Roman"/>
                <w:sz w:val="18"/>
                <w:szCs w:val="18"/>
              </w:rPr>
              <w:t xml:space="preserve">). Different lines represent different 3-choice combination. (F) </w:t>
            </w:r>
            <w:bookmarkStart w:id="28" w:name="_Hlk49452835"/>
            <w:r w:rsidRPr="002B194A">
              <w:rPr>
                <w:rFonts w:ascii="Helvetica" w:hAnsi="Helvetica" w:cs="Times New Roman"/>
                <w:sz w:val="18"/>
                <w:szCs w:val="18"/>
              </w:rPr>
              <w:t xml:space="preserve">Summary of the behavior (81 sessions, 5 subjects). Left: the average trials performed every session is </w:t>
            </w:r>
            <w:r w:rsidR="00BD39A6">
              <w:rPr>
                <w:rFonts w:ascii="Helvetica" w:hAnsi="Helvetica" w:cs="Times New Roman"/>
                <w:sz w:val="18"/>
                <w:szCs w:val="18"/>
              </w:rPr>
              <w:t>501</w:t>
            </w:r>
            <w:r w:rsidR="00BD39A6" w:rsidRPr="00BD39A6">
              <w:rPr>
                <w:rFonts w:ascii="Helvetica" w:hAnsi="Helvetica" w:cs="Times New Roman"/>
                <w:sz w:val="18"/>
                <w:szCs w:val="18"/>
              </w:rPr>
              <w:t>±</w:t>
            </w:r>
            <w:r w:rsidR="00C26856">
              <w:rPr>
                <w:rFonts w:ascii="Helvetica" w:hAnsi="Helvetica" w:cs="Times New Roman"/>
                <w:sz w:val="18"/>
                <w:szCs w:val="18"/>
              </w:rPr>
              <w:t>13</w:t>
            </w:r>
            <w:r w:rsidRPr="002B194A">
              <w:rPr>
                <w:rFonts w:ascii="Helvetica" w:hAnsi="Helvetica" w:cs="Times New Roman"/>
                <w:sz w:val="18"/>
                <w:szCs w:val="18"/>
              </w:rPr>
              <w:t xml:space="preserve">; Middle: the average entropy of the 3-choice sequences every session is </w:t>
            </w:r>
            <w:r w:rsidR="00BD39A6" w:rsidRPr="00ED4728">
              <w:rPr>
                <w:rFonts w:ascii="Helvetica" w:hAnsi="Helvetica" w:cs="Times New Roman"/>
                <w:sz w:val="18"/>
                <w:szCs w:val="18"/>
              </w:rPr>
              <w:t>2.</w:t>
            </w:r>
            <w:r w:rsidR="002F4D61">
              <w:rPr>
                <w:rFonts w:ascii="Helvetica" w:hAnsi="Helvetica" w:cs="Times New Roman" w:hint="eastAsia"/>
                <w:sz w:val="18"/>
                <w:szCs w:val="18"/>
              </w:rPr>
              <w:t>87</w:t>
            </w:r>
            <w:r w:rsidR="00BD39A6" w:rsidRPr="00ED4728">
              <w:rPr>
                <w:rFonts w:ascii="Helvetica" w:hAnsi="Helvetica" w:cs="Times New Roman"/>
                <w:sz w:val="18"/>
                <w:szCs w:val="18"/>
              </w:rPr>
              <w:t>± 0.</w:t>
            </w:r>
            <w:r w:rsidR="00C26856" w:rsidRPr="00ED4728">
              <w:rPr>
                <w:rFonts w:ascii="Helvetica" w:hAnsi="Helvetica" w:cs="Times New Roman"/>
                <w:sz w:val="18"/>
                <w:szCs w:val="18"/>
              </w:rPr>
              <w:t>0</w:t>
            </w:r>
            <w:r w:rsidR="00BD39A6" w:rsidRPr="00ED4728">
              <w:rPr>
                <w:rFonts w:ascii="Helvetica" w:hAnsi="Helvetica" w:cs="Times New Roman"/>
                <w:sz w:val="18"/>
                <w:szCs w:val="18"/>
              </w:rPr>
              <w:t>1</w:t>
            </w:r>
            <w:r w:rsidRPr="002B194A">
              <w:rPr>
                <w:rFonts w:ascii="Helvetica" w:hAnsi="Helvetica" w:cs="Times New Roman"/>
                <w:sz w:val="18"/>
                <w:szCs w:val="18"/>
              </w:rPr>
              <w:t xml:space="preserve">; Right: the average reward rate is </w:t>
            </w:r>
            <w:r w:rsidR="00BD39A6" w:rsidRPr="00BD39A6">
              <w:rPr>
                <w:rFonts w:ascii="Helvetica" w:hAnsi="Helvetica" w:cs="Times New Roman"/>
                <w:sz w:val="18"/>
                <w:szCs w:val="18"/>
              </w:rPr>
              <w:t xml:space="preserve">44.0% ± </w:t>
            </w:r>
            <w:r w:rsidR="00C26856">
              <w:rPr>
                <w:rFonts w:ascii="Helvetica" w:hAnsi="Helvetica" w:cs="Times New Roman"/>
                <w:sz w:val="18"/>
                <w:szCs w:val="18"/>
              </w:rPr>
              <w:t>0</w:t>
            </w:r>
            <w:r w:rsidR="00BD39A6" w:rsidRPr="00BD39A6">
              <w:rPr>
                <w:rFonts w:ascii="Helvetica" w:hAnsi="Helvetica" w:cs="Times New Roman"/>
                <w:sz w:val="18"/>
                <w:szCs w:val="18"/>
              </w:rPr>
              <w:t>.4</w:t>
            </w:r>
            <w:proofErr w:type="gramStart"/>
            <w:r w:rsidR="00BD39A6" w:rsidRPr="00BD39A6">
              <w:rPr>
                <w:rFonts w:ascii="Helvetica" w:hAnsi="Helvetica" w:cs="Times New Roman"/>
                <w:sz w:val="18"/>
                <w:szCs w:val="18"/>
              </w:rPr>
              <w:t>%</w:t>
            </w:r>
            <w:bookmarkEnd w:id="28"/>
            <w:r w:rsidR="00BD39A6">
              <w:rPr>
                <w:rFonts w:ascii="Helvetica" w:hAnsi="Helvetica" w:cs="Times New Roman"/>
                <w:sz w:val="18"/>
                <w:szCs w:val="18"/>
              </w:rPr>
              <w:t>.</w:t>
            </w:r>
            <w:r w:rsidRPr="002B194A">
              <w:rPr>
                <w:rFonts w:ascii="Helvetica" w:hAnsi="Helvetica" w:cs="Times New Roman"/>
                <w:sz w:val="18"/>
                <w:szCs w:val="18"/>
              </w:rPr>
              <w:t>(</w:t>
            </w:r>
            <w:proofErr w:type="gramEnd"/>
            <w:r w:rsidRPr="002B194A">
              <w:rPr>
                <w:rFonts w:ascii="Helvetica" w:hAnsi="Helvetica" w:cs="Times New Roman"/>
                <w:sz w:val="18"/>
                <w:szCs w:val="18"/>
              </w:rPr>
              <w:t>G) The histogram of the response time. Left: the histogram of the response time in all trials; Middle: the histogram of the response time in trials which mice chose left; Right: the histogram of the response time in trials which mice chose right.</w:t>
            </w:r>
            <w:r w:rsidRPr="00BD39A6">
              <w:rPr>
                <w:rFonts w:ascii="Helvetica" w:hAnsi="Helvetica" w:cs="Times New Roman"/>
                <w:sz w:val="18"/>
                <w:szCs w:val="18"/>
              </w:rPr>
              <w:t xml:space="preserve"> </w:t>
            </w:r>
          </w:p>
        </w:tc>
      </w:tr>
    </w:tbl>
    <w:p w14:paraId="463515AF" w14:textId="54029841" w:rsidR="002B194A" w:rsidRDefault="002B194A" w:rsidP="002B194A">
      <w:pPr>
        <w:spacing w:after="0" w:line="360" w:lineRule="auto"/>
        <w:rPr>
          <w:rFonts w:ascii="Helvetica" w:hAnsi="Helvetica" w:cs="Times New Roman"/>
        </w:rPr>
      </w:pPr>
    </w:p>
    <w:p w14:paraId="0297DB4C" w14:textId="4A00BDD1" w:rsidR="00882D75" w:rsidRPr="00BD39A6" w:rsidRDefault="00336A07" w:rsidP="002B194A">
      <w:pPr>
        <w:spacing w:after="0" w:line="360" w:lineRule="auto"/>
        <w:rPr>
          <w:rFonts w:ascii="Helvetica" w:hAnsi="Helvetica" w:cs="Times New Roman"/>
          <w:b/>
          <w:bCs/>
        </w:rPr>
      </w:pPr>
      <w:r>
        <w:rPr>
          <w:rFonts w:ascii="Helvetica" w:hAnsi="Helvetica" w:cs="Times New Roman"/>
          <w:b/>
          <w:bCs/>
        </w:rPr>
        <w:t xml:space="preserve">Animals’ behavior </w:t>
      </w:r>
      <w:r w:rsidR="002C6632">
        <w:rPr>
          <w:rFonts w:ascii="Helvetica" w:hAnsi="Helvetica" w:cs="Times New Roman"/>
          <w:b/>
          <w:bCs/>
        </w:rPr>
        <w:t>was</w:t>
      </w:r>
      <w:r>
        <w:rPr>
          <w:rFonts w:ascii="Helvetica" w:hAnsi="Helvetica" w:cs="Times New Roman"/>
          <w:b/>
          <w:bCs/>
        </w:rPr>
        <w:t xml:space="preserve"> captured by a hybrid model with reinforcement learning and choice kernel</w:t>
      </w:r>
    </w:p>
    <w:p w14:paraId="615E1486" w14:textId="72908860" w:rsidR="00FC3040" w:rsidRDefault="00576BA1" w:rsidP="00793836">
      <w:pPr>
        <w:spacing w:after="0" w:line="360" w:lineRule="auto"/>
        <w:rPr>
          <w:rFonts w:ascii="Helvetica" w:hAnsi="Helvetica" w:cs="Times New Roman"/>
        </w:rPr>
      </w:pPr>
      <w:r>
        <w:rPr>
          <w:rFonts w:ascii="Helvetica" w:hAnsi="Helvetica" w:cs="Times New Roman"/>
        </w:rPr>
        <w:lastRenderedPageBreak/>
        <w:t xml:space="preserve">What is the strategy that characterizes the tendencies in the animal’s behavior? Previous studies in macaque monkeys </w:t>
      </w:r>
      <w:r w:rsidR="009423D9">
        <w:rPr>
          <w:rFonts w:ascii="Helvetica" w:hAnsi="Helvetica" w:cs="Times New Roman"/>
        </w:rPr>
        <w:t>found</w:t>
      </w:r>
      <w:r>
        <w:rPr>
          <w:rFonts w:ascii="Helvetica" w:hAnsi="Helvetica" w:cs="Times New Roman"/>
        </w:rPr>
        <w:t xml:space="preserve"> that </w:t>
      </w:r>
      <w:r w:rsidR="00777417" w:rsidRPr="006A0859">
        <w:rPr>
          <w:rFonts w:ascii="Helvetica" w:hAnsi="Helvetica" w:cs="Times New Roman"/>
        </w:rPr>
        <w:t xml:space="preserve">reinforcement learning </w:t>
      </w:r>
      <w:r w:rsidR="009423D9">
        <w:rPr>
          <w:rFonts w:ascii="Helvetica" w:hAnsi="Helvetica" w:cs="Times New Roman"/>
        </w:rPr>
        <w:t>can account in part for the animals’</w:t>
      </w:r>
      <w:r w:rsidR="00777417" w:rsidRPr="006A0859">
        <w:rPr>
          <w:rFonts w:ascii="Helvetica" w:hAnsi="Helvetica" w:cs="Times New Roman"/>
        </w:rPr>
        <w:t xml:space="preserve"> behavior in matching pennies </w:t>
      </w:r>
      <w:r>
        <w:rPr>
          <w:rFonts w:ascii="Helvetica" w:hAnsi="Helvetica" w:cs="Times New Roman"/>
        </w:rPr>
        <w:fldChar w:fldCharType="begin">
          <w:fldData xml:space="preserve">PEVuZE5vdGU+PENpdGU+PEF1dGhvcj5MZWU8L0F1dGhvcj48WWVhcj4yMDA0PC9ZZWFyPjxSZWNO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PEVuZE5vdGU+PENpdGU+PEF1dGhvcj5MZWU8L0F1dGhvcj48WWVhcj4yMDA0PC9ZZWFyPjxSZWNO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Pr>
          <w:rFonts w:ascii="Helvetica" w:hAnsi="Helvetica" w:cs="Times New Roman"/>
        </w:rPr>
      </w:r>
      <w:r>
        <w:rPr>
          <w:rFonts w:ascii="Helvetica" w:hAnsi="Helvetica" w:cs="Times New Roman"/>
        </w:rPr>
        <w:fldChar w:fldCharType="separate"/>
      </w:r>
      <w:r>
        <w:rPr>
          <w:rFonts w:ascii="Helvetica" w:hAnsi="Helvetica" w:cs="Times New Roman"/>
          <w:noProof/>
        </w:rPr>
        <w:t>(Lee et al., 2004; Seo et al., 2007)</w:t>
      </w:r>
      <w:r>
        <w:rPr>
          <w:rFonts w:ascii="Helvetica" w:hAnsi="Helvetica" w:cs="Times New Roman"/>
        </w:rPr>
        <w:fldChar w:fldCharType="end"/>
      </w:r>
      <w:r w:rsidR="00777417" w:rsidRPr="006A0859">
        <w:rPr>
          <w:rFonts w:ascii="Helvetica" w:hAnsi="Helvetica" w:cs="Times New Roman"/>
        </w:rPr>
        <w:t>.</w:t>
      </w:r>
      <w:r w:rsidR="00566F0D" w:rsidRPr="006A0859">
        <w:rPr>
          <w:rFonts w:ascii="Helvetica" w:hAnsi="Helvetica" w:cs="Times New Roman"/>
        </w:rPr>
        <w:t xml:space="preserve"> </w:t>
      </w:r>
      <w:r w:rsidR="0014014E">
        <w:rPr>
          <w:rFonts w:ascii="Helvetica" w:hAnsi="Helvetica" w:cs="Times New Roman"/>
        </w:rPr>
        <w:t>We therefore</w:t>
      </w:r>
      <w:r w:rsidR="00743A0E" w:rsidRPr="006A0859">
        <w:rPr>
          <w:rFonts w:ascii="Helvetica" w:hAnsi="Helvetica" w:cs="Times New Roman"/>
        </w:rPr>
        <w:t xml:space="preserve"> </w:t>
      </w:r>
      <w:r w:rsidR="00D144F9">
        <w:rPr>
          <w:rFonts w:ascii="Helvetica" w:hAnsi="Helvetica" w:cs="Times New Roman"/>
        </w:rPr>
        <w:t>compared between</w:t>
      </w:r>
      <w:r w:rsidR="00D144F9" w:rsidRPr="006A0859">
        <w:rPr>
          <w:rFonts w:ascii="Helvetica" w:hAnsi="Helvetica" w:cs="Times New Roman"/>
        </w:rPr>
        <w:t xml:space="preserve"> </w:t>
      </w:r>
      <w:r w:rsidR="0014014E">
        <w:rPr>
          <w:rFonts w:ascii="Helvetica" w:hAnsi="Helvetica" w:cs="Times New Roman"/>
        </w:rPr>
        <w:t xml:space="preserve">a </w:t>
      </w:r>
      <w:r w:rsidR="00D144F9">
        <w:rPr>
          <w:rFonts w:ascii="Helvetica" w:hAnsi="Helvetica" w:cs="Times New Roman"/>
        </w:rPr>
        <w:t xml:space="preserve">range of strategies: </w:t>
      </w:r>
      <w:r w:rsidR="0014014E">
        <w:rPr>
          <w:rFonts w:ascii="Helvetica" w:hAnsi="Helvetica" w:cs="Times New Roman"/>
        </w:rPr>
        <w:t>win-stay-lose-switch</w:t>
      </w:r>
      <w:r w:rsidR="00D144F9">
        <w:rPr>
          <w:rFonts w:ascii="Helvetica" w:hAnsi="Helvetica" w:cs="Times New Roman"/>
        </w:rPr>
        <w:t xml:space="preserve">, and </w:t>
      </w:r>
      <w:r w:rsidR="0014014E">
        <w:rPr>
          <w:rFonts w:ascii="Helvetica" w:hAnsi="Helvetica" w:cs="Times New Roman"/>
        </w:rPr>
        <w:t xml:space="preserve">reinforcement learning </w:t>
      </w:r>
      <w:r w:rsidR="00084E37">
        <w:rPr>
          <w:rFonts w:ascii="Helvetica" w:hAnsi="Helvetica" w:cs="Times New Roman"/>
        </w:rPr>
        <w:t>algorithm</w:t>
      </w:r>
      <w:r>
        <w:rPr>
          <w:rFonts w:ascii="Helvetica" w:hAnsi="Helvetica" w:cs="Times New Roman"/>
        </w:rPr>
        <w:t xml:space="preserve">s including Q-learning (Q_RPE), differential Q-learning (DQ_RPE), and forgetting Q-learning (FQ_RPE) </w:t>
      </w:r>
      <w:r>
        <w:rPr>
          <w:rFonts w:ascii="Helvetica" w:hAnsi="Helvetica" w:cs="Times New Roman"/>
        </w:rPr>
        <w:fldChar w:fldCharType="begin"/>
      </w:r>
      <w:r w:rsidR="00B90073">
        <w:rPr>
          <w:rFonts w:ascii="Helvetica" w:hAnsi="Helvetica" w:cs="Times New Roman"/>
        </w:rPr>
        <w:instrText xml:space="preserve"> ADDIN EN.CITE &lt;EndNote&gt;&lt;Cite&gt;&lt;Author&gt;Ito&lt;/Author&gt;&lt;Year&gt;2009&lt;/Year&gt;&lt;RecNum&gt;178&lt;/RecNum&gt;&lt;DisplayText&gt;(Ito and Doya, 2009)&lt;/DisplayText&gt;&lt;record&gt;&lt;rec-number&gt;178&lt;/rec-number&gt;&lt;foreign-keys&gt;&lt;key app="EN" db-id="x5zwrx5zozxpepe2psdpztzme9f9weaszspd" timestamp="1495491367" guid="74a60f1f-9cb5-4f15-903e-8f113e5ad9aa"&gt;178&lt;/key&gt;&lt;key app="ENWeb" db-id=""&gt;0&lt;/key&gt;&lt;/foreign-keys&gt;&lt;ref-type name="Journal Article"&gt;17&lt;/ref-type&gt;&lt;contributors&gt;&lt;authors&gt;&lt;author&gt;Ito, M.&lt;/author&gt;&lt;author&gt;Doya, K.&lt;/author&gt;&lt;/authors&gt;&lt;/contributors&gt;&lt;auth-address&gt;Neural Computation Unit, Okinawa Institute of Science and Technology, Okinawa 904-2234, Japan. ito@oist.jp or doya@oist.jp&lt;/auth-address&gt;&lt;titles&gt;&lt;title&gt;Validation of decision-making models and analysis of decision variables in the rat basal ganglia&lt;/title&gt;&lt;secondary-title&gt;J Neurosci&lt;/secondary-title&gt;&lt;/titles&gt;&lt;periodical&gt;&lt;full-title&gt;J Neurosci&lt;/full-title&gt;&lt;/periodical&gt;&lt;pages&gt;9861-74&lt;/pages&gt;&lt;volume&gt;29&lt;/volume&gt;&lt;number&gt;31&lt;/number&gt;&lt;keywords&gt;&lt;keyword&gt;Action Potentials&lt;/keyword&gt;&lt;keyword&gt;Algorithms&lt;/keyword&gt;&lt;keyword&gt;Animals&lt;/keyword&gt;&lt;keyword&gt;Artificial Intelligence&lt;/keyword&gt;&lt;keyword&gt;Choice Behavior/physiology&lt;/keyword&gt;&lt;keyword&gt;Decision Making/*physiology&lt;/keyword&gt;&lt;keyword&gt;Electrodes, Implanted&lt;/keyword&gt;&lt;keyword&gt;Globus Pallidus/*physiology&lt;/keyword&gt;&lt;keyword&gt;Learning/physiology&lt;/keyword&gt;&lt;keyword&gt;Male&lt;/keyword&gt;&lt;keyword&gt;Markov Chains&lt;/keyword&gt;&lt;keyword&gt;*Models, Neurological&lt;/keyword&gt;&lt;keyword&gt;Nucleus Accumbens/*physiology&lt;/keyword&gt;&lt;keyword&gt;Rats&lt;/keyword&gt;&lt;keyword&gt;Rats, Long-Evans&lt;/keyword&gt;&lt;keyword&gt;Reward&lt;/keyword&gt;&lt;/keywords&gt;&lt;dates&gt;&lt;year&gt;2009&lt;/year&gt;&lt;pub-dates&gt;&lt;date&gt;Aug 05&lt;/date&gt;&lt;/pub-dates&gt;&lt;/dates&gt;&lt;isbn&gt;1529-2401 (Electronic)&amp;#xD;0270-6474 (Linking)&lt;/isbn&gt;&lt;accession-num&gt;19657038&lt;/accession-num&gt;&lt;urls&gt;&lt;related-urls&gt;&lt;url&gt;https://www.ncbi.nlm.nih.gov/pubmed/19657038&lt;/url&gt;&lt;/related-urls&gt;&lt;/urls&gt;&lt;electronic-resource-num&gt;10.1523/JNEUROSCI.6157-08.2009&lt;/electronic-resource-num&gt;&lt;/record&gt;&lt;/Cite&gt;&lt;/EndNote&gt;</w:instrText>
      </w:r>
      <w:r>
        <w:rPr>
          <w:rFonts w:ascii="Helvetica" w:hAnsi="Helvetica" w:cs="Times New Roman"/>
        </w:rPr>
        <w:fldChar w:fldCharType="separate"/>
      </w:r>
      <w:r>
        <w:rPr>
          <w:rFonts w:ascii="Helvetica" w:hAnsi="Helvetica" w:cs="Times New Roman"/>
          <w:noProof/>
        </w:rPr>
        <w:t>(Ito and Doya, 2009)</w:t>
      </w:r>
      <w:r>
        <w:rPr>
          <w:rFonts w:ascii="Helvetica" w:hAnsi="Helvetica" w:cs="Times New Roman"/>
        </w:rPr>
        <w:fldChar w:fldCharType="end"/>
      </w:r>
      <w:r>
        <w:rPr>
          <w:rFonts w:ascii="Helvetica" w:hAnsi="Helvetica" w:cs="Times New Roman"/>
        </w:rPr>
        <w:t xml:space="preserve"> (see Materials and Methods). </w:t>
      </w:r>
      <w:r w:rsidR="00FC3040">
        <w:rPr>
          <w:rFonts w:ascii="Helvetica" w:hAnsi="Helvetica" w:cs="Times New Roman"/>
        </w:rPr>
        <w:t xml:space="preserve">Fitting </w:t>
      </w:r>
      <w:r w:rsidR="00084E37">
        <w:rPr>
          <w:rFonts w:ascii="Helvetica" w:hAnsi="Helvetica" w:cs="Times New Roman"/>
        </w:rPr>
        <w:t xml:space="preserve">each model </w:t>
      </w:r>
      <w:r w:rsidR="00FC3040">
        <w:rPr>
          <w:rFonts w:ascii="Helvetica" w:hAnsi="Helvetica" w:cs="Times New Roman"/>
        </w:rPr>
        <w:t xml:space="preserve">to the behavioral data, </w:t>
      </w:r>
      <w:r w:rsidR="009C3AC5">
        <w:rPr>
          <w:rFonts w:ascii="Helvetica" w:hAnsi="Helvetica" w:cs="Times New Roman"/>
        </w:rPr>
        <w:t>the Bayesian information criterion</w:t>
      </w:r>
      <w:r w:rsidR="008A6806">
        <w:rPr>
          <w:rFonts w:ascii="Helvetica" w:hAnsi="Helvetica" w:cs="Times New Roman"/>
        </w:rPr>
        <w:t xml:space="preserve"> (BIC)</w:t>
      </w:r>
      <w:r w:rsidR="009C3AC5">
        <w:rPr>
          <w:rFonts w:ascii="Helvetica" w:hAnsi="Helvetica" w:cs="Times New Roman"/>
        </w:rPr>
        <w:t xml:space="preserve"> values indicated</w:t>
      </w:r>
      <w:r w:rsidR="00FC3040">
        <w:rPr>
          <w:rFonts w:ascii="Helvetica" w:hAnsi="Helvetica" w:cs="Times New Roman"/>
        </w:rPr>
        <w:t xml:space="preserve"> that FQ_RPE </w:t>
      </w:r>
      <w:r w:rsidR="000C76DF">
        <w:rPr>
          <w:rFonts w:ascii="Helvetica" w:hAnsi="Helvetica" w:cs="Times New Roman"/>
        </w:rPr>
        <w:t xml:space="preserve">was </w:t>
      </w:r>
      <w:r w:rsidR="009C3AC5">
        <w:rPr>
          <w:rFonts w:ascii="Helvetica" w:hAnsi="Helvetica" w:cs="Times New Roman"/>
        </w:rPr>
        <w:t>most consistent with</w:t>
      </w:r>
      <w:r w:rsidR="00FC3040">
        <w:rPr>
          <w:rFonts w:ascii="Helvetica" w:hAnsi="Helvetica" w:cs="Times New Roman"/>
        </w:rPr>
        <w:t xml:space="preserve"> the </w:t>
      </w:r>
      <w:r w:rsidR="000C76DF">
        <w:rPr>
          <w:rFonts w:ascii="Helvetica" w:hAnsi="Helvetica" w:cs="Times New Roman"/>
        </w:rPr>
        <w:t xml:space="preserve">observed </w:t>
      </w:r>
      <w:r w:rsidR="00FC3040">
        <w:rPr>
          <w:rFonts w:ascii="Helvetica" w:hAnsi="Helvetica" w:cs="Times New Roman"/>
        </w:rPr>
        <w:t>choice</w:t>
      </w:r>
      <w:r w:rsidR="000C76DF">
        <w:rPr>
          <w:rFonts w:ascii="Helvetica" w:hAnsi="Helvetica" w:cs="Times New Roman"/>
        </w:rPr>
        <w:t xml:space="preserve"> behavior</w:t>
      </w:r>
      <w:r w:rsidR="00FC3040">
        <w:rPr>
          <w:rFonts w:ascii="Helvetica" w:hAnsi="Helvetica" w:cs="Times New Roman"/>
        </w:rPr>
        <w:t xml:space="preserve">. </w:t>
      </w:r>
      <w:r w:rsidR="00D34473">
        <w:rPr>
          <w:rFonts w:ascii="Helvetica" w:hAnsi="Helvetica" w:cs="Times New Roman"/>
        </w:rPr>
        <w:t xml:space="preserve">To further enhance the </w:t>
      </w:r>
      <w:r w:rsidR="00816DF9">
        <w:rPr>
          <w:rFonts w:ascii="Helvetica" w:hAnsi="Helvetica" w:cs="Times New Roman"/>
        </w:rPr>
        <w:t>FQ_RPE algorithm</w:t>
      </w:r>
      <w:r w:rsidR="00D34473">
        <w:rPr>
          <w:rFonts w:ascii="Helvetica" w:hAnsi="Helvetica" w:cs="Times New Roman"/>
        </w:rPr>
        <w:t>, we note that mice</w:t>
      </w:r>
      <w:r w:rsidR="00FC3040">
        <w:rPr>
          <w:rFonts w:ascii="Helvetica" w:hAnsi="Helvetica" w:cs="Times New Roman"/>
        </w:rPr>
        <w:t xml:space="preserve"> exhibit</w:t>
      </w:r>
      <w:r w:rsidR="00C149D3">
        <w:rPr>
          <w:rFonts w:ascii="Helvetica" w:hAnsi="Helvetica" w:cs="Times New Roman"/>
        </w:rPr>
        <w:t>ed</w:t>
      </w:r>
      <w:r w:rsidR="00FC3040">
        <w:rPr>
          <w:rFonts w:ascii="Helvetica" w:hAnsi="Helvetica" w:cs="Times New Roman"/>
        </w:rPr>
        <w:t xml:space="preserve"> serial choice dependence and </w:t>
      </w:r>
      <w:r w:rsidR="00014022">
        <w:rPr>
          <w:rFonts w:ascii="Helvetica" w:hAnsi="Helvetica" w:cs="Times New Roman"/>
        </w:rPr>
        <w:t xml:space="preserve">sometimes </w:t>
      </w:r>
      <w:r w:rsidR="00FC3040">
        <w:rPr>
          <w:rFonts w:ascii="Helvetica" w:hAnsi="Helvetica" w:cs="Times New Roman"/>
        </w:rPr>
        <w:t>favor</w:t>
      </w:r>
      <w:r w:rsidR="00C149D3">
        <w:rPr>
          <w:rFonts w:ascii="Helvetica" w:hAnsi="Helvetica" w:cs="Times New Roman"/>
        </w:rPr>
        <w:t>ed</w:t>
      </w:r>
      <w:r w:rsidR="00FC3040">
        <w:rPr>
          <w:rFonts w:ascii="Helvetica" w:hAnsi="Helvetica" w:cs="Times New Roman"/>
        </w:rPr>
        <w:t xml:space="preserve"> </w:t>
      </w:r>
      <w:r w:rsidR="00D5018D">
        <w:rPr>
          <w:rFonts w:ascii="Helvetica" w:hAnsi="Helvetica" w:cs="Times New Roman"/>
        </w:rPr>
        <w:t>picking</w:t>
      </w:r>
      <w:r w:rsidR="00FC3040">
        <w:rPr>
          <w:rFonts w:ascii="Helvetica" w:hAnsi="Helvetica" w:cs="Times New Roman"/>
        </w:rPr>
        <w:t xml:space="preserve"> the same choice in successive trial</w:t>
      </w:r>
      <w:r w:rsidR="00014022">
        <w:rPr>
          <w:rFonts w:ascii="Helvetica" w:hAnsi="Helvetica" w:cs="Times New Roman"/>
        </w:rPr>
        <w:t xml:space="preserve"> (i.e., </w:t>
      </w:r>
      <w:r w:rsidR="00014022" w:rsidRPr="00014022">
        <w:rPr>
          <w:rFonts w:ascii="Helvetica" w:hAnsi="Helvetica" w:cs="Times New Roman"/>
          <w:b/>
          <w:bCs/>
        </w:rPr>
        <w:t>Figure 1E</w:t>
      </w:r>
      <w:r w:rsidR="00014022">
        <w:rPr>
          <w:rFonts w:ascii="Helvetica" w:hAnsi="Helvetica" w:cs="Times New Roman"/>
        </w:rPr>
        <w:t>)</w:t>
      </w:r>
      <w:r w:rsidR="00FC3040">
        <w:rPr>
          <w:rFonts w:ascii="Helvetica" w:hAnsi="Helvetica" w:cs="Times New Roman"/>
        </w:rPr>
        <w:t xml:space="preserve">. To capture </w:t>
      </w:r>
      <w:r w:rsidR="00850827">
        <w:rPr>
          <w:rFonts w:ascii="Helvetica" w:hAnsi="Helvetica" w:cs="Times New Roman"/>
        </w:rPr>
        <w:t xml:space="preserve">perseverative </w:t>
      </w:r>
      <w:r w:rsidR="00FC3040">
        <w:rPr>
          <w:rFonts w:ascii="Helvetica" w:hAnsi="Helvetica" w:cs="Times New Roman"/>
        </w:rPr>
        <w:t xml:space="preserve">behavior, we added choice kernels </w:t>
      </w:r>
      <w:r w:rsidR="00FC3040">
        <w:rPr>
          <w:rFonts w:ascii="Helvetica" w:hAnsi="Helvetica" w:cs="Times New Roman"/>
        </w:rPr>
        <w:fldChar w:fldCharType="begin"/>
      </w:r>
      <w:r w:rsidR="00B90073">
        <w:rPr>
          <w:rFonts w:ascii="Helvetica" w:hAnsi="Helvetica" w:cs="Times New Roman"/>
        </w:rPr>
        <w:instrText xml:space="preserve"> ADDIN EN.CITE &lt;EndNote&gt;&lt;Cite&gt;&lt;Author&gt;Wilson&lt;/Author&gt;&lt;Year&gt;2019&lt;/Year&gt;&lt;RecNum&gt;1013&lt;/RecNum&gt;&lt;DisplayText&gt;(Wilson and Collins, 2019)&lt;/DisplayText&gt;&lt;record&gt;&lt;rec-number&gt;1013&lt;/rec-number&gt;&lt;foreign-keys&gt;&lt;key app="EN" db-id="x5zwrx5zozxpepe2psdpztzme9f9weaszspd" timestamp="1588014682" guid="54f4a8bf-56a1-4fe6-b1bd-defb3b58a0a9"&gt;1013&lt;/key&gt;&lt;key app="ENWeb" db-id=""&gt;0&lt;/key&gt;&lt;/foreign-keys&gt;&lt;ref-type name="Journal Article"&gt;17&lt;/ref-type&gt;&lt;contributors&gt;&lt;authors&gt;&lt;author&gt;Wilson, R. C.&lt;/author&gt;&lt;author&gt;Collins, A. G.&lt;/author&gt;&lt;/authors&gt;&lt;/contributors&gt;&lt;auth-address&gt;Department of Psychology, University of Arizona, Tucson, United States.&amp;#xD;Cognitive Science Program, University of Arizona, Tucson, United States.&amp;#xD;Department of Psychology, University of California, Berkeley, Berkeley, United States.&amp;#xD;Helen Wills Neuroscience Institute, University of California, Berkeley, Berkeley, United States.&lt;/auth-address&gt;&lt;titles&gt;&lt;title&gt;Ten simple rules for the computational modeling of behavioral data&lt;/title&gt;&lt;secondary-title&gt;Elife&lt;/secondary-title&gt;&lt;/titles&gt;&lt;periodical&gt;&lt;full-title&gt;Elife&lt;/full-title&gt;&lt;/periodical&gt;&lt;volume&gt;8&lt;/volume&gt;&lt;keywords&gt;&lt;keyword&gt;*computational modeling&lt;/keyword&gt;&lt;keyword&gt;*model fitting&lt;/keyword&gt;&lt;keyword&gt;*neuroscience&lt;/keyword&gt;&lt;keyword&gt;*reproducibility&lt;/keyword&gt;&lt;keyword&gt;*validation&lt;/keyword&gt;&lt;/keywords&gt;&lt;dates&gt;&lt;year&gt;2019&lt;/year&gt;&lt;pub-dates&gt;&lt;date&gt;Nov 26&lt;/date&gt;&lt;/pub-dates&gt;&lt;/dates&gt;&lt;isbn&gt;2050-084X (Electronic)&amp;#xD;2050-084X (Linking)&lt;/isbn&gt;&lt;accession-num&gt;31769410&lt;/accession-num&gt;&lt;urls&gt;&lt;related-urls&gt;&lt;url&gt;https://www.ncbi.nlm.nih.gov/pubmed/31769410&lt;/url&gt;&lt;/related-urls&gt;&lt;/urls&gt;&lt;custom2&gt;PMC6879303&lt;/custom2&gt;&lt;electronic-resource-num&gt;10.7554/eLife.49547&lt;/electronic-resource-num&gt;&lt;/record&gt;&lt;/Cite&gt;&lt;/EndNote&gt;</w:instrText>
      </w:r>
      <w:r w:rsidR="00FC3040">
        <w:rPr>
          <w:rFonts w:ascii="Helvetica" w:hAnsi="Helvetica" w:cs="Times New Roman"/>
        </w:rPr>
        <w:fldChar w:fldCharType="separate"/>
      </w:r>
      <w:r w:rsidR="00FC3040">
        <w:rPr>
          <w:rFonts w:ascii="Helvetica" w:hAnsi="Helvetica" w:cs="Times New Roman"/>
          <w:noProof/>
        </w:rPr>
        <w:t>(Wilson and Collins, 2019)</w:t>
      </w:r>
      <w:r w:rsidR="00FC3040">
        <w:rPr>
          <w:rFonts w:ascii="Helvetica" w:hAnsi="Helvetica" w:cs="Times New Roman"/>
        </w:rPr>
        <w:fldChar w:fldCharType="end"/>
      </w:r>
      <w:r w:rsidR="002302DB">
        <w:rPr>
          <w:rFonts w:ascii="Helvetica" w:hAnsi="Helvetica" w:cs="Times New Roman"/>
        </w:rPr>
        <w:t xml:space="preserve"> to create the FQ_RPE_CK algorithm</w:t>
      </w:r>
      <w:r w:rsidR="00FC3040">
        <w:rPr>
          <w:rFonts w:ascii="Helvetica" w:hAnsi="Helvetica" w:cs="Times New Roman"/>
        </w:rPr>
        <w:t xml:space="preserve">. </w:t>
      </w:r>
      <w:r w:rsidR="00FC3040" w:rsidRPr="00FC3040">
        <w:rPr>
          <w:rFonts w:ascii="Helvetica" w:hAnsi="Helvetica" w:cs="Times New Roman"/>
          <w:b/>
          <w:bCs/>
        </w:rPr>
        <w:t>Figure 2A</w:t>
      </w:r>
      <w:r w:rsidR="00FC3040">
        <w:rPr>
          <w:rFonts w:ascii="Helvetica" w:hAnsi="Helvetica" w:cs="Times New Roman"/>
        </w:rPr>
        <w:t xml:space="preserve"> </w:t>
      </w:r>
      <w:r w:rsidR="002302DB">
        <w:rPr>
          <w:rFonts w:ascii="Helvetica" w:hAnsi="Helvetica" w:cs="Times New Roman"/>
        </w:rPr>
        <w:t>illustrates graphically the</w:t>
      </w:r>
      <w:r w:rsidR="00FC3040">
        <w:rPr>
          <w:rFonts w:ascii="Helvetica" w:hAnsi="Helvetica" w:cs="Times New Roman"/>
        </w:rPr>
        <w:t xml:space="preserve"> </w:t>
      </w:r>
      <w:r w:rsidR="00793836">
        <w:rPr>
          <w:rFonts w:ascii="Helvetica" w:hAnsi="Helvetica" w:cs="Times New Roman"/>
        </w:rPr>
        <w:t xml:space="preserve">FQ_RPE_CK </w:t>
      </w:r>
      <w:r w:rsidR="002302DB">
        <w:rPr>
          <w:rFonts w:ascii="Helvetica" w:hAnsi="Helvetica" w:cs="Times New Roman"/>
        </w:rPr>
        <w:t>scheme</w:t>
      </w:r>
      <w:r w:rsidR="00AA7AAB">
        <w:rPr>
          <w:rFonts w:ascii="Helvetica" w:hAnsi="Helvetica" w:cs="Times New Roman"/>
        </w:rPr>
        <w:t xml:space="preserve"> (henceforth called the ‘hybrid model’)</w:t>
      </w:r>
      <w:r w:rsidR="00FC3040">
        <w:rPr>
          <w:rFonts w:ascii="Helvetica" w:hAnsi="Helvetica" w:cs="Times New Roman"/>
        </w:rPr>
        <w:t xml:space="preserve">, with </w:t>
      </w:r>
      <w:r w:rsidR="00586600">
        <w:rPr>
          <w:rFonts w:ascii="Helvetica" w:hAnsi="Helvetica" w:cs="Times New Roman"/>
        </w:rPr>
        <w:t>reinforcement learning</w:t>
      </w:r>
      <w:r w:rsidR="00FC3040">
        <w:rPr>
          <w:rFonts w:ascii="Helvetica" w:hAnsi="Helvetica" w:cs="Times New Roman"/>
        </w:rPr>
        <w:t xml:space="preserve"> through FQ_RPE and perseveration </w:t>
      </w:r>
      <w:r w:rsidR="00586600">
        <w:rPr>
          <w:rFonts w:ascii="Helvetica" w:hAnsi="Helvetica" w:cs="Times New Roman"/>
        </w:rPr>
        <w:t>through</w:t>
      </w:r>
      <w:r w:rsidR="00FC3040">
        <w:rPr>
          <w:rFonts w:ascii="Helvetica" w:hAnsi="Helvetica" w:cs="Times New Roman"/>
        </w:rPr>
        <w:t xml:space="preserve"> choice kernel. </w:t>
      </w:r>
      <w:r w:rsidR="006B4C01">
        <w:rPr>
          <w:rFonts w:ascii="Helvetica" w:hAnsi="Helvetica" w:cs="Times New Roman"/>
        </w:rPr>
        <w:t>Note that both the action values and choice kernels were updated on a trial-by-trial basis, and each had its own learning rate</w:t>
      </w:r>
      <w:r w:rsidR="00793836">
        <w:rPr>
          <w:rFonts w:ascii="Helvetica" w:hAnsi="Helvetica" w:cs="Times New Roman"/>
        </w:rPr>
        <w:t xml:space="preserve"> (</w:t>
      </w:r>
      <m:oMath>
        <m:r>
          <w:rPr>
            <w:rFonts w:ascii="Cambria Math" w:hAnsi="Cambria Math" w:cs="Times New Roman"/>
          </w:rPr>
          <m:t>α</m:t>
        </m:r>
      </m:oMath>
      <w:r w:rsidR="00793836">
        <w:rPr>
          <w:rFonts w:ascii="Helvetica" w:hAnsi="Helvetica" w:cs="Times New Roman"/>
        </w:rPr>
        <w:t xml:space="preserve"> and </w:t>
      </w:r>
      <m:oMath>
        <m:sSub>
          <m:sSubPr>
            <m:ctrlPr>
              <w:rPr>
                <w:rFonts w:ascii="Cambria Math" w:hAnsi="Cambria Math" w:cs="Times New Roman"/>
                <w:i/>
              </w:rPr>
            </m:ctrlPr>
          </m:sSubPr>
          <m:e>
            <m:r>
              <w:rPr>
                <w:rFonts w:ascii="Cambria Math" w:hAnsi="Cambria Math" w:cs="Times New Roman"/>
              </w:rPr>
              <m:t>α</m:t>
            </m:r>
          </m:e>
          <m:sub>
            <m:r>
              <m:rPr>
                <m:sty m:val="p"/>
              </m:rPr>
              <w:rPr>
                <w:rFonts w:ascii="Cambria Math" w:hAnsi="Cambria Math" w:cs="Times New Roman"/>
              </w:rPr>
              <m:t>K</m:t>
            </m:r>
          </m:sub>
        </m:sSub>
      </m:oMath>
      <w:r w:rsidR="00793836">
        <w:rPr>
          <w:rFonts w:ascii="Helvetica" w:hAnsi="Helvetica" w:cs="Times New Roman"/>
        </w:rPr>
        <w:t>) and inverse temperature parameter (</w:t>
      </w:r>
      <m:oMath>
        <m:r>
          <w:rPr>
            <w:rFonts w:ascii="Cambria Math" w:hAnsi="Cambria Math" w:cs="Times New Roman"/>
          </w:rPr>
          <m:t>β</m:t>
        </m:r>
      </m:oMath>
      <w:r w:rsidR="00793836">
        <w:rPr>
          <w:rFonts w:ascii="Helvetica" w:hAnsi="Helvetica" w:cs="Times New Roman"/>
        </w:rPr>
        <w:t xml:space="preserve"> and </w:t>
      </w:r>
      <m:oMath>
        <m:sSub>
          <m:sSubPr>
            <m:ctrlPr>
              <w:rPr>
                <w:rFonts w:ascii="Cambria Math" w:hAnsi="Cambria Math" w:cs="Times New Roman"/>
                <w:i/>
              </w:rPr>
            </m:ctrlPr>
          </m:sSubPr>
          <m:e>
            <m:r>
              <w:rPr>
                <w:rFonts w:ascii="Cambria Math" w:hAnsi="Cambria Math" w:cs="Times New Roman"/>
              </w:rPr>
              <m:t>β</m:t>
            </m:r>
          </m:e>
          <m:sub>
            <m:r>
              <m:rPr>
                <m:sty m:val="p"/>
              </m:rPr>
              <w:rPr>
                <w:rFonts w:ascii="Cambria Math" w:hAnsi="Cambria Math" w:cs="Times New Roman"/>
              </w:rPr>
              <m:t>K</m:t>
            </m:r>
          </m:sub>
        </m:sSub>
      </m:oMath>
      <w:r w:rsidR="00793836">
        <w:rPr>
          <w:rFonts w:ascii="Helvetica" w:hAnsi="Helvetica" w:cs="Times New Roman"/>
        </w:rPr>
        <w:t xml:space="preserve">; </w:t>
      </w:r>
      <w:r w:rsidR="006B4C01">
        <w:rPr>
          <w:rFonts w:ascii="Helvetica" w:hAnsi="Helvetica" w:cs="Times New Roman"/>
        </w:rPr>
        <w:t xml:space="preserve">see Materials and Methods). </w:t>
      </w:r>
      <w:r w:rsidR="00E92C6A">
        <w:rPr>
          <w:rFonts w:ascii="Helvetica" w:hAnsi="Helvetica" w:cs="Times New Roman"/>
        </w:rPr>
        <w:t xml:space="preserve">A </w:t>
      </w:r>
      <w:r w:rsidR="006C3E0D">
        <w:rPr>
          <w:rFonts w:ascii="Helvetica" w:hAnsi="Helvetica" w:cs="Times New Roman"/>
        </w:rPr>
        <w:t xml:space="preserve">head-to-head </w:t>
      </w:r>
      <w:r w:rsidR="00E92C6A">
        <w:rPr>
          <w:rFonts w:ascii="Helvetica" w:hAnsi="Helvetica" w:cs="Times New Roman"/>
        </w:rPr>
        <w:t xml:space="preserve">comparison </w:t>
      </w:r>
      <w:r w:rsidR="006C3E0D">
        <w:rPr>
          <w:rFonts w:ascii="Helvetica" w:hAnsi="Helvetica" w:cs="Times New Roman"/>
        </w:rPr>
        <w:t>of</w:t>
      </w:r>
      <w:r w:rsidR="00E92C6A">
        <w:rPr>
          <w:rFonts w:ascii="Helvetica" w:hAnsi="Helvetica" w:cs="Times New Roman"/>
        </w:rPr>
        <w:t xml:space="preserve"> all the models indicated that the hybrid FQ_RPE_CK model provided t</w:t>
      </w:r>
      <w:r w:rsidR="0096432D">
        <w:rPr>
          <w:rFonts w:ascii="Helvetica" w:hAnsi="Helvetica" w:cs="Times New Roman"/>
        </w:rPr>
        <w:t>he</w:t>
      </w:r>
      <w:r w:rsidR="00E92C6A">
        <w:rPr>
          <w:rFonts w:ascii="Helvetica" w:hAnsi="Helvetica" w:cs="Times New Roman"/>
        </w:rPr>
        <w:t xml:space="preserve"> </w:t>
      </w:r>
      <w:r w:rsidR="00844A87">
        <w:rPr>
          <w:rFonts w:ascii="Helvetica" w:hAnsi="Helvetica" w:cs="Times New Roman"/>
        </w:rPr>
        <w:t>most accurate</w:t>
      </w:r>
      <w:r w:rsidR="00E92C6A">
        <w:rPr>
          <w:rFonts w:ascii="Helvetica" w:hAnsi="Helvetica" w:cs="Times New Roman"/>
        </w:rPr>
        <w:t xml:space="preserve"> fit to the behavioral data (</w:t>
      </w:r>
      <w:r w:rsidR="00E92C6A" w:rsidRPr="00E92C6A">
        <w:rPr>
          <w:rFonts w:ascii="Helvetica" w:hAnsi="Helvetica" w:cs="Times New Roman"/>
          <w:b/>
          <w:bCs/>
        </w:rPr>
        <w:t>Fig. 2B</w:t>
      </w:r>
      <w:r w:rsidR="00E92C6A">
        <w:rPr>
          <w:rFonts w:ascii="Helvetica" w:hAnsi="Helvetica" w:cs="Times New Roman"/>
        </w:rPr>
        <w:t>).</w:t>
      </w:r>
      <w:r w:rsidR="0096432D">
        <w:rPr>
          <w:rFonts w:ascii="Helvetica" w:hAnsi="Helvetica" w:cs="Times New Roman"/>
        </w:rPr>
        <w:t xml:space="preserve"> For the remainder of the analyses, we </w:t>
      </w:r>
      <w:r w:rsidR="000843EE">
        <w:rPr>
          <w:rFonts w:ascii="Helvetica" w:hAnsi="Helvetica" w:cs="Times New Roman"/>
        </w:rPr>
        <w:t xml:space="preserve">will quantify the </w:t>
      </w:r>
      <w:r w:rsidR="00544748">
        <w:rPr>
          <w:rFonts w:ascii="Helvetica" w:hAnsi="Helvetica" w:cs="Times New Roman"/>
        </w:rPr>
        <w:t>animal’s strategy</w:t>
      </w:r>
      <w:r w:rsidR="0096432D">
        <w:rPr>
          <w:rFonts w:ascii="Helvetica" w:hAnsi="Helvetica" w:cs="Times New Roman"/>
        </w:rPr>
        <w:t xml:space="preserve"> using the </w:t>
      </w:r>
      <w:r w:rsidR="000928A6">
        <w:rPr>
          <w:rFonts w:ascii="Helvetica" w:hAnsi="Helvetica" w:cs="Times New Roman"/>
        </w:rPr>
        <w:t xml:space="preserve">hybrid </w:t>
      </w:r>
      <w:r w:rsidR="0096432D">
        <w:rPr>
          <w:rFonts w:ascii="Helvetica" w:hAnsi="Helvetica" w:cs="Times New Roman"/>
        </w:rPr>
        <w:t>mode</w:t>
      </w:r>
      <w:r w:rsidR="00793836">
        <w:rPr>
          <w:rFonts w:ascii="Helvetica" w:hAnsi="Helvetica" w:cs="Times New Roman"/>
        </w:rPr>
        <w:t>l</w:t>
      </w:r>
      <w:r w:rsidR="0096432D">
        <w:rPr>
          <w:rFonts w:ascii="Helvetica" w:hAnsi="Helvetica" w:cs="Times New Roman"/>
        </w:rPr>
        <w:t xml:space="preserve">. </w:t>
      </w:r>
    </w:p>
    <w:p w14:paraId="50261A56" w14:textId="77777777" w:rsidR="00FC3040" w:rsidRDefault="00FC3040" w:rsidP="00FC3040">
      <w:pPr>
        <w:spacing w:after="0" w:line="360" w:lineRule="auto"/>
        <w:rPr>
          <w:rFonts w:ascii="Helvetica" w:hAnsi="Helvetica" w:cs="Times New Roman"/>
        </w:rPr>
      </w:pPr>
    </w:p>
    <w:p w14:paraId="224544ED" w14:textId="0A145EF9" w:rsidR="003611C0" w:rsidRPr="006A0859" w:rsidRDefault="00E80814" w:rsidP="00A153CE">
      <w:pPr>
        <w:spacing w:after="0" w:line="360" w:lineRule="auto"/>
        <w:rPr>
          <w:rFonts w:ascii="Helvetica" w:hAnsi="Helvetica" w:cs="Times New Roman"/>
        </w:rPr>
      </w:pPr>
      <w:r w:rsidRPr="000B7D62">
        <w:rPr>
          <w:rFonts w:ascii="Helvetica" w:hAnsi="Helvetica" w:cs="Times New Roman"/>
          <w:b/>
          <w:bCs/>
        </w:rPr>
        <w:t>Fig</w:t>
      </w:r>
      <w:r w:rsidR="00D745F7">
        <w:rPr>
          <w:rFonts w:ascii="Helvetica" w:hAnsi="Helvetica" w:cs="Times New Roman"/>
          <w:b/>
          <w:bCs/>
        </w:rPr>
        <w:t>ure</w:t>
      </w:r>
      <w:r w:rsidR="00224198" w:rsidRPr="000B7D62">
        <w:rPr>
          <w:rFonts w:ascii="Helvetica" w:hAnsi="Helvetica" w:cs="Times New Roman"/>
          <w:b/>
          <w:bCs/>
        </w:rPr>
        <w:t xml:space="preserve"> </w:t>
      </w:r>
      <w:r w:rsidR="004139B4" w:rsidRPr="000B7D62">
        <w:rPr>
          <w:rFonts w:ascii="Helvetica" w:hAnsi="Helvetica" w:cs="Times New Roman"/>
          <w:b/>
          <w:bCs/>
        </w:rPr>
        <w:t>2</w:t>
      </w:r>
      <w:r w:rsidR="00224198" w:rsidRPr="000B7D62">
        <w:rPr>
          <w:rFonts w:ascii="Helvetica" w:hAnsi="Helvetica" w:cs="Times New Roman"/>
          <w:b/>
          <w:bCs/>
        </w:rPr>
        <w:t>C</w:t>
      </w:r>
      <w:r w:rsidR="00224198" w:rsidRPr="006A0859">
        <w:rPr>
          <w:rFonts w:ascii="Helvetica" w:hAnsi="Helvetica" w:cs="Times New Roman"/>
        </w:rPr>
        <w:t xml:space="preserve"> shows a representative </w:t>
      </w:r>
      <w:r w:rsidR="006233D1">
        <w:rPr>
          <w:rFonts w:ascii="Helvetica" w:hAnsi="Helvetica" w:cs="Times New Roman"/>
        </w:rPr>
        <w:t xml:space="preserve">session including </w:t>
      </w:r>
      <w:r w:rsidR="00D745F7">
        <w:rPr>
          <w:rFonts w:ascii="Helvetica" w:hAnsi="Helvetica" w:cs="Times New Roman"/>
        </w:rPr>
        <w:t>the animal’s</w:t>
      </w:r>
      <w:r w:rsidR="00224198" w:rsidRPr="006A0859">
        <w:rPr>
          <w:rFonts w:ascii="Helvetica" w:hAnsi="Helvetica" w:cs="Times New Roman"/>
        </w:rPr>
        <w:t xml:space="preserve"> choices</w:t>
      </w:r>
      <w:r w:rsidR="00D745F7">
        <w:rPr>
          <w:rFonts w:ascii="Helvetica" w:hAnsi="Helvetica" w:cs="Times New Roman"/>
        </w:rPr>
        <w:t xml:space="preserve"> and outcomes</w:t>
      </w:r>
      <w:r w:rsidR="00224198" w:rsidRPr="006A0859">
        <w:rPr>
          <w:rFonts w:ascii="Helvetica" w:hAnsi="Helvetica" w:cs="Times New Roman"/>
        </w:rPr>
        <w:t xml:space="preserve"> as well as </w:t>
      </w:r>
      <w:r w:rsidR="00D745F7">
        <w:rPr>
          <w:rFonts w:ascii="Helvetica" w:hAnsi="Helvetica" w:cs="Times New Roman"/>
        </w:rPr>
        <w:t xml:space="preserve">the </w:t>
      </w:r>
      <w:r w:rsidR="00224198" w:rsidRPr="006A0859">
        <w:rPr>
          <w:rFonts w:ascii="Helvetica" w:hAnsi="Helvetica" w:cs="Times New Roman"/>
        </w:rPr>
        <w:t>latent variables</w:t>
      </w:r>
      <w:r w:rsidR="006233D1">
        <w:rPr>
          <w:rFonts w:ascii="Helvetica" w:hAnsi="Helvetica" w:cs="Times New Roman"/>
        </w:rPr>
        <w:t>,</w:t>
      </w:r>
      <w:r w:rsidR="00224198" w:rsidRPr="006A0859">
        <w:rPr>
          <w:rFonts w:ascii="Helvetica" w:hAnsi="Helvetica" w:cs="Times New Roman"/>
        </w:rPr>
        <w:t xml:space="preserve"> including action values (middle panel) and choice kernel</w:t>
      </w:r>
      <w:r w:rsidR="00D745F7">
        <w:rPr>
          <w:rFonts w:ascii="Helvetica" w:hAnsi="Helvetica" w:cs="Times New Roman"/>
        </w:rPr>
        <w:t>s</w:t>
      </w:r>
      <w:r w:rsidR="00224198" w:rsidRPr="006A0859">
        <w:rPr>
          <w:rFonts w:ascii="Helvetica" w:hAnsi="Helvetica" w:cs="Times New Roman"/>
        </w:rPr>
        <w:t xml:space="preserve"> (</w:t>
      </w:r>
      <w:r w:rsidR="00976208" w:rsidRPr="006A0859">
        <w:rPr>
          <w:rFonts w:ascii="Helvetica" w:hAnsi="Helvetica" w:cs="Times New Roman"/>
        </w:rPr>
        <w:t>bottom panel)</w:t>
      </w:r>
      <w:r w:rsidR="00D745F7">
        <w:rPr>
          <w:rFonts w:ascii="Helvetica" w:hAnsi="Helvetica" w:cs="Times New Roman"/>
        </w:rPr>
        <w:t xml:space="preserve">, estimated by </w:t>
      </w:r>
      <w:r w:rsidR="004B32BB">
        <w:rPr>
          <w:rFonts w:ascii="Helvetica" w:hAnsi="Helvetica" w:cs="Times New Roman"/>
        </w:rPr>
        <w:t>fitting the hybrid model</w:t>
      </w:r>
      <w:r w:rsidR="00976208" w:rsidRPr="006A0859">
        <w:rPr>
          <w:rFonts w:ascii="Helvetica" w:hAnsi="Helvetica" w:cs="Times New Roman"/>
        </w:rPr>
        <w:t xml:space="preserve">. The </w:t>
      </w:r>
      <w:r w:rsidR="00685FCE">
        <w:rPr>
          <w:rFonts w:ascii="Helvetica" w:hAnsi="Helvetica" w:cs="Times New Roman"/>
        </w:rPr>
        <w:t>model-</w:t>
      </w:r>
      <w:r w:rsidR="00DB4EBA">
        <w:rPr>
          <w:rFonts w:ascii="Helvetica" w:hAnsi="Helvetica" w:cs="Times New Roman"/>
        </w:rPr>
        <w:t>estimated</w:t>
      </w:r>
      <w:r w:rsidR="00DB4EBA" w:rsidRPr="006A0859">
        <w:rPr>
          <w:rFonts w:ascii="Helvetica" w:hAnsi="Helvetica" w:cs="Times New Roman"/>
        </w:rPr>
        <w:t xml:space="preserve"> </w:t>
      </w:r>
      <w:r w:rsidR="00976208" w:rsidRPr="006A0859">
        <w:rPr>
          <w:rFonts w:ascii="Helvetica" w:hAnsi="Helvetica" w:cs="Times New Roman"/>
        </w:rPr>
        <w:t xml:space="preserve">probability </w:t>
      </w:r>
      <w:r w:rsidR="00685FCE">
        <w:rPr>
          <w:rFonts w:ascii="Helvetica" w:hAnsi="Helvetica" w:cs="Times New Roman"/>
        </w:rPr>
        <w:t>of choosing</w:t>
      </w:r>
      <w:r w:rsidR="00976208" w:rsidRPr="006A0859">
        <w:rPr>
          <w:rFonts w:ascii="Helvetica" w:hAnsi="Helvetica" w:cs="Times New Roman"/>
        </w:rPr>
        <w:t xml:space="preserve"> left</w:t>
      </w:r>
      <w:r w:rsidR="008E3CF6">
        <w:rPr>
          <w:rFonts w:ascii="Helvetica" w:hAnsi="Helvetica" w:cs="Times New Roman"/>
        </w:rPr>
        <w:t xml:space="preserve"> (gray line, </w:t>
      </w:r>
      <w:r w:rsidR="008E3CF6" w:rsidRPr="008E3CF6">
        <w:rPr>
          <w:rFonts w:ascii="Helvetica" w:hAnsi="Helvetica" w:cs="Times New Roman"/>
          <w:b/>
          <w:bCs/>
        </w:rPr>
        <w:t>Fig. 2C</w:t>
      </w:r>
      <w:r w:rsidR="008E3CF6">
        <w:rPr>
          <w:rFonts w:ascii="Helvetica" w:hAnsi="Helvetica" w:cs="Times New Roman"/>
        </w:rPr>
        <w:t>)</w:t>
      </w:r>
      <w:r w:rsidR="00976208" w:rsidRPr="006A0859">
        <w:rPr>
          <w:rFonts w:ascii="Helvetica" w:hAnsi="Helvetica" w:cs="Times New Roman"/>
        </w:rPr>
        <w:t xml:space="preserve"> track</w:t>
      </w:r>
      <w:r w:rsidR="008E3CF6">
        <w:rPr>
          <w:rFonts w:ascii="Helvetica" w:hAnsi="Helvetica" w:cs="Times New Roman"/>
        </w:rPr>
        <w:t>ed</w:t>
      </w:r>
      <w:r w:rsidR="00976208" w:rsidRPr="006A0859">
        <w:rPr>
          <w:rFonts w:ascii="Helvetica" w:hAnsi="Helvetica" w:cs="Times New Roman"/>
        </w:rPr>
        <w:t xml:space="preserve"> the actual </w:t>
      </w:r>
      <w:r w:rsidR="008E3CF6">
        <w:rPr>
          <w:rFonts w:ascii="Helvetica" w:hAnsi="Helvetica" w:cs="Times New Roman"/>
        </w:rPr>
        <w:t xml:space="preserve">choice </w:t>
      </w:r>
      <w:r w:rsidR="00685FCE">
        <w:rPr>
          <w:rFonts w:ascii="Helvetica" w:hAnsi="Helvetica" w:cs="Times New Roman"/>
        </w:rPr>
        <w:t>pattern</w:t>
      </w:r>
      <w:r w:rsidR="00661FA3" w:rsidRPr="006A0859">
        <w:rPr>
          <w:rFonts w:ascii="Helvetica" w:hAnsi="Helvetica" w:cs="Times New Roman"/>
        </w:rPr>
        <w:t xml:space="preserve"> </w:t>
      </w:r>
      <w:r w:rsidR="008E3CF6">
        <w:rPr>
          <w:rFonts w:ascii="Helvetica" w:hAnsi="Helvetica" w:cs="Times New Roman"/>
        </w:rPr>
        <w:t xml:space="preserve">(black line, </w:t>
      </w:r>
      <w:r w:rsidR="008E3CF6" w:rsidRPr="008E3CF6">
        <w:rPr>
          <w:rFonts w:ascii="Helvetica" w:hAnsi="Helvetica" w:cs="Times New Roman"/>
          <w:b/>
          <w:bCs/>
        </w:rPr>
        <w:t>Fig. 2C</w:t>
      </w:r>
      <w:r w:rsidR="008E3CF6" w:rsidRPr="008E3CF6">
        <w:rPr>
          <w:rFonts w:ascii="Helvetica" w:hAnsi="Helvetica" w:cs="Times New Roman"/>
        </w:rPr>
        <w:t>)</w:t>
      </w:r>
      <w:r w:rsidR="00976208" w:rsidRPr="006A0859">
        <w:rPr>
          <w:rFonts w:ascii="Helvetica" w:hAnsi="Helvetica" w:cs="Times New Roman"/>
        </w:rPr>
        <w:t>.</w:t>
      </w:r>
      <w:r w:rsidR="004139B4" w:rsidRPr="006A0859">
        <w:rPr>
          <w:rFonts w:ascii="Helvetica" w:hAnsi="Helvetica" w:cs="Times New Roman"/>
        </w:rPr>
        <w:t xml:space="preserve"> </w:t>
      </w:r>
      <w:r w:rsidR="009C2E04" w:rsidRPr="006A0859">
        <w:rPr>
          <w:rFonts w:ascii="Helvetica" w:hAnsi="Helvetica" w:cs="Times New Roman"/>
        </w:rPr>
        <w:t xml:space="preserve">To further validate the </w:t>
      </w:r>
      <w:r w:rsidR="00EC5D6E">
        <w:rPr>
          <w:rFonts w:ascii="Helvetica" w:hAnsi="Helvetica" w:cs="Times New Roman"/>
        </w:rPr>
        <w:t>fit</w:t>
      </w:r>
      <w:r w:rsidR="009C2E04" w:rsidRPr="006A0859">
        <w:rPr>
          <w:rFonts w:ascii="Helvetica" w:hAnsi="Helvetica" w:cs="Times New Roman"/>
        </w:rPr>
        <w:t>, we plot</w:t>
      </w:r>
      <w:r w:rsidR="00EC5D6E">
        <w:rPr>
          <w:rFonts w:ascii="Helvetica" w:hAnsi="Helvetica" w:cs="Times New Roman"/>
        </w:rPr>
        <w:t>ted</w:t>
      </w:r>
      <w:r w:rsidR="009C2E04" w:rsidRPr="006A0859">
        <w:rPr>
          <w:rFonts w:ascii="Helvetica" w:hAnsi="Helvetica" w:cs="Times New Roman"/>
        </w:rPr>
        <w:t xml:space="preserve"> </w:t>
      </w:r>
      <w:r w:rsidR="00311B7E">
        <w:rPr>
          <w:rFonts w:ascii="Helvetica" w:hAnsi="Helvetica" w:cs="Times New Roman"/>
        </w:rPr>
        <w:t xml:space="preserve">the </w:t>
      </w:r>
      <w:r w:rsidR="006C12A1">
        <w:rPr>
          <w:rFonts w:ascii="Helvetica" w:hAnsi="Helvetica" w:cs="Times New Roman"/>
        </w:rPr>
        <w:t>animal’s choice</w:t>
      </w:r>
      <w:r w:rsidR="00311B7E">
        <w:rPr>
          <w:rFonts w:ascii="Helvetica" w:hAnsi="Helvetica" w:cs="Times New Roman"/>
        </w:rPr>
        <w:t xml:space="preserve"> </w:t>
      </w:r>
      <w:r w:rsidR="00EC5D6E">
        <w:rPr>
          <w:rFonts w:ascii="Helvetica" w:hAnsi="Helvetica" w:cs="Times New Roman"/>
        </w:rPr>
        <w:t xml:space="preserve">probability </w:t>
      </w:r>
      <w:r w:rsidR="006C12A1">
        <w:rPr>
          <w:rFonts w:ascii="Helvetica" w:hAnsi="Helvetica" w:cs="Times New Roman"/>
        </w:rPr>
        <w:t xml:space="preserve">as a function of the model-estimated, </w:t>
      </w:r>
      <w:r w:rsidR="00A153CE">
        <w:rPr>
          <w:rFonts w:ascii="Helvetica" w:hAnsi="Helvetica" w:cs="Times New Roman"/>
        </w:rPr>
        <w:t xml:space="preserve">weighted sum of action values and choice kernels, which </w:t>
      </w:r>
      <w:r w:rsidR="001839D0">
        <w:rPr>
          <w:rFonts w:ascii="Helvetica" w:hAnsi="Helvetica" w:cs="Times New Roman"/>
        </w:rPr>
        <w:t>wa</w:t>
      </w:r>
      <w:r w:rsidR="00A153CE">
        <w:rPr>
          <w:rFonts w:ascii="Helvetica" w:hAnsi="Helvetica" w:cs="Times New Roman"/>
        </w:rPr>
        <w:t>s</w:t>
      </w:r>
      <w:r w:rsidR="00EC5D6E">
        <w:rPr>
          <w:rFonts w:ascii="Helvetica" w:hAnsi="Helvetica" w:cs="Times New Roman"/>
        </w:rPr>
        <w:t xml:space="preserve"> </w:t>
      </w:r>
      <w:r w:rsidR="003350FF">
        <w:rPr>
          <w:rFonts w:ascii="Helvetica" w:hAnsi="Helvetica" w:cs="Times New Roman"/>
        </w:rPr>
        <w:t xml:space="preserve">the crucial parameter </w:t>
      </w:r>
      <w:r w:rsidR="00EC5D6E">
        <w:rPr>
          <w:rFonts w:ascii="Helvetica" w:hAnsi="Helvetica" w:cs="Times New Roman"/>
        </w:rPr>
        <w:t xml:space="preserve">used </w:t>
      </w:r>
      <w:r w:rsidR="00824469">
        <w:rPr>
          <w:rFonts w:ascii="Helvetica" w:hAnsi="Helvetica" w:cs="Times New Roman"/>
        </w:rPr>
        <w:t>to simulate</w:t>
      </w:r>
      <w:r w:rsidR="00EC5D6E">
        <w:rPr>
          <w:rFonts w:ascii="Helvetica" w:hAnsi="Helvetica" w:cs="Times New Roman"/>
        </w:rPr>
        <w:t xml:space="preserve"> action selection </w:t>
      </w:r>
      <w:r w:rsidR="005A50A0">
        <w:rPr>
          <w:rFonts w:ascii="Helvetica" w:hAnsi="Helvetica" w:cs="Times New Roman"/>
        </w:rPr>
        <w:t>each trial</w:t>
      </w:r>
      <w:r w:rsidR="00EC5D6E">
        <w:rPr>
          <w:rFonts w:ascii="Helvetica" w:hAnsi="Helvetica" w:cs="Times New Roman"/>
        </w:rPr>
        <w:t xml:space="preserve"> </w:t>
      </w:r>
      <w:r w:rsidR="004139B4" w:rsidRPr="006A0859">
        <w:rPr>
          <w:rFonts w:ascii="Helvetica" w:hAnsi="Helvetica" w:cs="Times New Roman"/>
        </w:rPr>
        <w:t>(</w:t>
      </w:r>
      <w:r w:rsidRPr="000B7D62">
        <w:rPr>
          <w:rFonts w:ascii="Helvetica" w:hAnsi="Helvetica" w:cs="Times New Roman"/>
          <w:b/>
          <w:bCs/>
        </w:rPr>
        <w:t>Fig.</w:t>
      </w:r>
      <w:r w:rsidR="004139B4" w:rsidRPr="000B7D62">
        <w:rPr>
          <w:rFonts w:ascii="Helvetica" w:hAnsi="Helvetica" w:cs="Times New Roman"/>
          <w:b/>
          <w:bCs/>
        </w:rPr>
        <w:t xml:space="preserve"> 2D</w:t>
      </w:r>
      <w:r w:rsidR="004139B4" w:rsidRPr="006A0859">
        <w:rPr>
          <w:rFonts w:ascii="Helvetica" w:hAnsi="Helvetica" w:cs="Times New Roman"/>
        </w:rPr>
        <w:t>).</w:t>
      </w:r>
      <w:r w:rsidR="009C2E04" w:rsidRPr="006A0859">
        <w:rPr>
          <w:rFonts w:ascii="Helvetica" w:hAnsi="Helvetica" w:cs="Times New Roman"/>
        </w:rPr>
        <w:t xml:space="preserve"> </w:t>
      </w:r>
      <w:r w:rsidR="00A153CE">
        <w:rPr>
          <w:rFonts w:ascii="Helvetica" w:hAnsi="Helvetica" w:cs="Times New Roman"/>
        </w:rPr>
        <w:t xml:space="preserve">This analysis showed that </w:t>
      </w:r>
      <w:r w:rsidR="001F4ABC">
        <w:rPr>
          <w:rFonts w:ascii="Helvetica" w:hAnsi="Helvetica" w:cs="Times New Roman"/>
        </w:rPr>
        <w:t xml:space="preserve">on most trials, </w:t>
      </w:r>
      <w:r w:rsidR="00A153CE">
        <w:rPr>
          <w:rFonts w:ascii="Helvetica" w:hAnsi="Helvetica" w:cs="Times New Roman"/>
        </w:rPr>
        <w:t xml:space="preserve">animals </w:t>
      </w:r>
      <w:r w:rsidR="001F4ABC">
        <w:rPr>
          <w:rFonts w:ascii="Helvetica" w:hAnsi="Helvetica" w:cs="Times New Roman"/>
        </w:rPr>
        <w:t>selected with</w:t>
      </w:r>
      <w:r w:rsidR="00A153CE">
        <w:rPr>
          <w:rFonts w:ascii="Helvetica" w:hAnsi="Helvetica" w:cs="Times New Roman"/>
        </w:rPr>
        <w:t xml:space="preserve"> </w:t>
      </w:r>
      <w:r w:rsidR="00FF5C49">
        <w:rPr>
          <w:rFonts w:ascii="Helvetica" w:hAnsi="Helvetica" w:cs="Times New Roman"/>
        </w:rPr>
        <w:t>a</w:t>
      </w:r>
      <w:r w:rsidR="00A153CE">
        <w:rPr>
          <w:rFonts w:ascii="Helvetica" w:hAnsi="Helvetica" w:cs="Times New Roman"/>
        </w:rPr>
        <w:t xml:space="preserve"> weighted sum </w:t>
      </w:r>
      <w:r w:rsidR="001F4ABC">
        <w:rPr>
          <w:rFonts w:ascii="Helvetica" w:hAnsi="Helvetica" w:cs="Times New Roman"/>
        </w:rPr>
        <w:t>that was close to</w:t>
      </w:r>
      <w:r w:rsidR="00FF5C49">
        <w:rPr>
          <w:rFonts w:ascii="Helvetica" w:hAnsi="Helvetica" w:cs="Times New Roman"/>
        </w:rPr>
        <w:t xml:space="preserve"> </w:t>
      </w:r>
      <w:r w:rsidR="00A153CE">
        <w:rPr>
          <w:rFonts w:ascii="Helvetica" w:hAnsi="Helvetica" w:cs="Times New Roman"/>
        </w:rPr>
        <w:t xml:space="preserve">zero, </w:t>
      </w:r>
      <w:r w:rsidR="004B2FB1">
        <w:rPr>
          <w:rFonts w:ascii="Helvetica" w:hAnsi="Helvetica" w:cs="Times New Roman"/>
        </w:rPr>
        <w:t>i.e.</w:t>
      </w:r>
      <w:r w:rsidR="00C61359">
        <w:rPr>
          <w:rFonts w:ascii="Helvetica" w:hAnsi="Helvetica" w:cs="Times New Roman"/>
        </w:rPr>
        <w:t>,</w:t>
      </w:r>
      <w:r w:rsidR="00A153CE">
        <w:rPr>
          <w:rFonts w:ascii="Helvetica" w:hAnsi="Helvetica" w:cs="Times New Roman"/>
        </w:rPr>
        <w:t xml:space="preserve"> </w:t>
      </w:r>
      <w:r w:rsidR="001F4ABC">
        <w:rPr>
          <w:rFonts w:ascii="Helvetica" w:hAnsi="Helvetica" w:cs="Times New Roman"/>
        </w:rPr>
        <w:t>with near</w:t>
      </w:r>
      <w:r w:rsidR="00A153CE">
        <w:rPr>
          <w:rFonts w:ascii="Helvetica" w:hAnsi="Helvetica" w:cs="Times New Roman"/>
        </w:rPr>
        <w:t xml:space="preserve"> equal probabilities of choosing left and right, </w:t>
      </w:r>
      <w:r w:rsidR="00203149" w:rsidRPr="006A0859">
        <w:rPr>
          <w:rFonts w:ascii="Helvetica" w:hAnsi="Helvetica" w:cs="Times New Roman"/>
        </w:rPr>
        <w:t xml:space="preserve">making it difficult for the computer opponent to predict their choice. </w:t>
      </w:r>
      <w:r w:rsidR="00A153CE">
        <w:rPr>
          <w:rFonts w:ascii="Helvetica" w:hAnsi="Helvetica" w:cs="Times New Roman"/>
        </w:rPr>
        <w:t xml:space="preserve">Moreover, the </w:t>
      </w:r>
      <w:r w:rsidR="000A41E0">
        <w:rPr>
          <w:rFonts w:ascii="Helvetica" w:hAnsi="Helvetica" w:cs="Times New Roman"/>
        </w:rPr>
        <w:t xml:space="preserve">observed choice probability </w:t>
      </w:r>
      <w:r w:rsidR="00860DC3">
        <w:rPr>
          <w:rFonts w:ascii="Helvetica" w:hAnsi="Helvetica" w:cs="Times New Roman"/>
        </w:rPr>
        <w:t xml:space="preserve">(circles, </w:t>
      </w:r>
      <w:r w:rsidR="00860DC3" w:rsidRPr="00860DC3">
        <w:rPr>
          <w:rFonts w:ascii="Helvetica" w:hAnsi="Helvetica" w:cs="Times New Roman"/>
          <w:b/>
          <w:bCs/>
        </w:rPr>
        <w:t>Fig. 2D</w:t>
      </w:r>
      <w:r w:rsidR="00860DC3">
        <w:rPr>
          <w:rFonts w:ascii="Helvetica" w:hAnsi="Helvetica" w:cs="Times New Roman"/>
        </w:rPr>
        <w:t>)</w:t>
      </w:r>
      <w:r w:rsidR="00A153CE">
        <w:rPr>
          <w:rFonts w:ascii="Helvetica" w:hAnsi="Helvetica" w:cs="Times New Roman"/>
        </w:rPr>
        <w:t xml:space="preserve"> fit</w:t>
      </w:r>
      <w:r w:rsidR="002841AB">
        <w:rPr>
          <w:rFonts w:ascii="Helvetica" w:hAnsi="Helvetica" w:cs="Times New Roman"/>
        </w:rPr>
        <w:t>ted</w:t>
      </w:r>
      <w:r w:rsidR="00A153CE">
        <w:rPr>
          <w:rFonts w:ascii="Helvetica" w:hAnsi="Helvetica" w:cs="Times New Roman"/>
        </w:rPr>
        <w:t xml:space="preserve"> well </w:t>
      </w:r>
      <w:r w:rsidR="006B088A">
        <w:rPr>
          <w:rFonts w:ascii="Helvetica" w:hAnsi="Helvetica" w:cs="Times New Roman"/>
        </w:rPr>
        <w:t>to</w:t>
      </w:r>
      <w:r w:rsidR="00A153CE">
        <w:rPr>
          <w:rFonts w:ascii="Helvetica" w:hAnsi="Helvetica" w:cs="Times New Roman"/>
        </w:rPr>
        <w:t xml:space="preserve"> the </w:t>
      </w:r>
      <w:proofErr w:type="spellStart"/>
      <w:r w:rsidR="00A153CE">
        <w:rPr>
          <w:rFonts w:ascii="Helvetica" w:hAnsi="Helvetica" w:cs="Times New Roman"/>
        </w:rPr>
        <w:t>softmax</w:t>
      </w:r>
      <w:proofErr w:type="spellEnd"/>
      <w:r w:rsidR="00A153CE">
        <w:rPr>
          <w:rFonts w:ascii="Helvetica" w:hAnsi="Helvetica" w:cs="Times New Roman"/>
        </w:rPr>
        <w:t xml:space="preserve"> function</w:t>
      </w:r>
      <w:r w:rsidR="000A16ED">
        <w:rPr>
          <w:rFonts w:ascii="Helvetica" w:hAnsi="Helvetica" w:cs="Times New Roman"/>
        </w:rPr>
        <w:t xml:space="preserve"> used for action selection</w:t>
      </w:r>
      <w:r w:rsidR="00A153CE">
        <w:rPr>
          <w:rFonts w:ascii="Helvetica" w:hAnsi="Helvetica" w:cs="Times New Roman"/>
        </w:rPr>
        <w:t xml:space="preserve"> (</w:t>
      </w:r>
      <w:r w:rsidR="00A153CE" w:rsidRPr="00C61359">
        <w:rPr>
          <w:rFonts w:ascii="Helvetica" w:hAnsi="Helvetica" w:cs="Times New Roman"/>
        </w:rPr>
        <w:t>dashed line,</w:t>
      </w:r>
      <w:r w:rsidR="00A153CE" w:rsidRPr="00A153CE">
        <w:rPr>
          <w:rFonts w:ascii="Helvetica" w:hAnsi="Helvetica" w:cs="Times New Roman"/>
          <w:b/>
          <w:bCs/>
        </w:rPr>
        <w:t xml:space="preserve"> Fig. 2D</w:t>
      </w:r>
      <w:r w:rsidR="00A153CE">
        <w:rPr>
          <w:rFonts w:ascii="Helvetica" w:hAnsi="Helvetica" w:cs="Times New Roman"/>
        </w:rPr>
        <w:t>)</w:t>
      </w:r>
      <w:r w:rsidR="00FC4685">
        <w:rPr>
          <w:rFonts w:ascii="Helvetica" w:hAnsi="Helvetica" w:cs="Times New Roman"/>
        </w:rPr>
        <w:t>, except for deviations for very low or high weight sum values</w:t>
      </w:r>
      <w:r w:rsidR="00A153CE">
        <w:rPr>
          <w:rFonts w:ascii="Helvetica" w:hAnsi="Helvetica" w:cs="Times New Roman"/>
        </w:rPr>
        <w:t xml:space="preserve">. </w:t>
      </w:r>
      <w:r w:rsidR="00203149" w:rsidRPr="006A0859">
        <w:rPr>
          <w:rFonts w:ascii="Helvetica" w:hAnsi="Helvetica" w:cs="Times New Roman"/>
        </w:rPr>
        <w:t>T</w:t>
      </w:r>
      <w:r w:rsidR="00C807A0" w:rsidRPr="006A0859">
        <w:rPr>
          <w:rFonts w:ascii="Helvetica" w:hAnsi="Helvetica" w:cs="Times New Roman"/>
        </w:rPr>
        <w:t xml:space="preserve">aken together, </w:t>
      </w:r>
      <w:r w:rsidR="00A153CE">
        <w:rPr>
          <w:rFonts w:ascii="Helvetica" w:hAnsi="Helvetica" w:cs="Times New Roman"/>
        </w:rPr>
        <w:t xml:space="preserve">these analyses indicate that the mouse’s behavior during matching pennies can be </w:t>
      </w:r>
      <w:r w:rsidR="00523E8F">
        <w:rPr>
          <w:rFonts w:ascii="Helvetica" w:hAnsi="Helvetica" w:cs="Times New Roman"/>
        </w:rPr>
        <w:t>quantified</w:t>
      </w:r>
      <w:r w:rsidR="00A153CE">
        <w:rPr>
          <w:rFonts w:ascii="Helvetica" w:hAnsi="Helvetica" w:cs="Times New Roman"/>
        </w:rPr>
        <w:t xml:space="preserve"> using a hybrid model including </w:t>
      </w:r>
      <w:r w:rsidR="004C644E">
        <w:rPr>
          <w:rFonts w:ascii="Helvetica" w:hAnsi="Helvetica" w:cs="Times New Roman"/>
        </w:rPr>
        <w:t>reinforcement learning</w:t>
      </w:r>
      <w:r w:rsidR="00A153CE">
        <w:rPr>
          <w:rFonts w:ascii="Helvetica" w:hAnsi="Helvetica" w:cs="Times New Roman"/>
        </w:rPr>
        <w:t xml:space="preserve"> and choice kernels.</w:t>
      </w:r>
      <w:r w:rsidR="00C807A0" w:rsidRPr="006A0859">
        <w:rPr>
          <w:rFonts w:ascii="Helvetica" w:hAnsi="Helvetica" w:cs="Times New Roman"/>
        </w:rPr>
        <w:t xml:space="preserve"> </w:t>
      </w:r>
    </w:p>
    <w:p w14:paraId="70AE3B4A" w14:textId="3731E328" w:rsidR="003611C0" w:rsidRDefault="003611C0" w:rsidP="002B194A">
      <w:pPr>
        <w:spacing w:after="0" w:line="360" w:lineRule="auto"/>
        <w:rPr>
          <w:rFonts w:ascii="Helvetica" w:hAnsi="Helvetica" w:cs="Times New Roman"/>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2B194A" w14:paraId="4C9A3AB5" w14:textId="77777777" w:rsidTr="002B508F">
        <w:tc>
          <w:tcPr>
            <w:tcW w:w="9350" w:type="dxa"/>
          </w:tcPr>
          <w:p w14:paraId="72CA0E79" w14:textId="5D271227" w:rsidR="002B194A" w:rsidRDefault="00385B94" w:rsidP="00ED7474">
            <w:pPr>
              <w:spacing w:line="360" w:lineRule="auto"/>
              <w:rPr>
                <w:rFonts w:ascii="Helvetica" w:hAnsi="Helvetica" w:cs="Times New Roman"/>
              </w:rPr>
            </w:pPr>
            <w:r>
              <w:rPr>
                <w:rFonts w:ascii="Helvetica" w:hAnsi="Helvetica" w:cs="Times New Roman"/>
                <w:noProof/>
              </w:rPr>
              <w:lastRenderedPageBreak/>
              <w:drawing>
                <wp:inline distT="0" distB="0" distL="0" distR="0" wp14:anchorId="4AEEC7DB" wp14:editId="7D6FBC43">
                  <wp:extent cx="5678424" cy="814730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8424" cy="8147304"/>
                          </a:xfrm>
                          <a:prstGeom prst="rect">
                            <a:avLst/>
                          </a:prstGeom>
                          <a:noFill/>
                          <a:ln>
                            <a:noFill/>
                          </a:ln>
                        </pic:spPr>
                      </pic:pic>
                    </a:graphicData>
                  </a:graphic>
                </wp:inline>
              </w:drawing>
            </w:r>
          </w:p>
        </w:tc>
      </w:tr>
      <w:tr w:rsidR="002B194A" w14:paraId="65446D2F" w14:textId="77777777" w:rsidTr="002B508F">
        <w:tc>
          <w:tcPr>
            <w:tcW w:w="9350" w:type="dxa"/>
          </w:tcPr>
          <w:p w14:paraId="6710A60A" w14:textId="77777777" w:rsidR="002B194A" w:rsidRPr="002B194A" w:rsidRDefault="002B194A" w:rsidP="002B194A">
            <w:pPr>
              <w:spacing w:line="360" w:lineRule="auto"/>
              <w:rPr>
                <w:rFonts w:ascii="Helvetica" w:hAnsi="Helvetica" w:cs="Times New Roman"/>
                <w:b/>
                <w:bCs/>
                <w:sz w:val="18"/>
                <w:szCs w:val="18"/>
              </w:rPr>
            </w:pPr>
            <w:r w:rsidRPr="002B194A">
              <w:rPr>
                <w:rFonts w:ascii="Helvetica" w:hAnsi="Helvetica" w:cs="Times New Roman"/>
                <w:b/>
                <w:bCs/>
                <w:sz w:val="18"/>
                <w:szCs w:val="18"/>
              </w:rPr>
              <w:lastRenderedPageBreak/>
              <w:t xml:space="preserve">Figure 2. Reinforcement learning model with choice kernels reliably tracks animals’ behavior. </w:t>
            </w:r>
          </w:p>
          <w:p w14:paraId="2F54DA38" w14:textId="02001EE3" w:rsidR="002B194A" w:rsidRPr="002B194A" w:rsidRDefault="002B194A" w:rsidP="002B194A">
            <w:pPr>
              <w:spacing w:line="360" w:lineRule="auto"/>
              <w:rPr>
                <w:rFonts w:ascii="Helvetica" w:hAnsi="Helvetica" w:cs="Times New Roman"/>
                <w:sz w:val="18"/>
                <w:szCs w:val="18"/>
              </w:rPr>
            </w:pPr>
            <w:r w:rsidRPr="002B194A">
              <w:rPr>
                <w:rFonts w:ascii="Helvetica" w:hAnsi="Helvetica" w:cs="Times New Roman"/>
                <w:sz w:val="18"/>
                <w:szCs w:val="18"/>
              </w:rPr>
              <w:t xml:space="preserve">(A) Schematic of the reinforcement learning model with choice kernels. </w:t>
            </w:r>
            <m:oMath>
              <m:sSub>
                <m:sSubPr>
                  <m:ctrlPr>
                    <w:rPr>
                      <w:rFonts w:ascii="Cambria Math" w:hAnsi="Cambria Math" w:cs="Times New Roman"/>
                      <w:i/>
                      <w:sz w:val="18"/>
                      <w:szCs w:val="18"/>
                    </w:rPr>
                  </m:ctrlPr>
                </m:sSubPr>
                <m:e>
                  <m:r>
                    <w:rPr>
                      <w:rFonts w:ascii="Cambria Math" w:hAnsi="Cambria Math" w:cs="Times New Roman"/>
                      <w:sz w:val="18"/>
                      <w:szCs w:val="18"/>
                    </w:rPr>
                    <m:t>Q</m:t>
                  </m:r>
                </m:e>
                <m:sub>
                  <m:r>
                    <m:rPr>
                      <m:sty m:val="p"/>
                    </m:rPr>
                    <w:rPr>
                      <w:rFonts w:ascii="Cambria Math" w:hAnsi="Cambria Math" w:cs="Times New Roman"/>
                      <w:sz w:val="18"/>
                      <w:szCs w:val="18"/>
                    </w:rPr>
                    <m:t>L</m:t>
                  </m:r>
                </m:sub>
              </m:sSub>
              <m:sSub>
                <m:sSubPr>
                  <m:ctrlPr>
                    <w:rPr>
                      <w:rFonts w:ascii="Cambria Math" w:hAnsi="Cambria Math" w:cs="Times New Roman"/>
                      <w:i/>
                      <w:sz w:val="18"/>
                      <w:szCs w:val="18"/>
                    </w:rPr>
                  </m:ctrlPr>
                </m:sSubPr>
                <m:e>
                  <m:r>
                    <w:rPr>
                      <w:rFonts w:ascii="Cambria Math" w:hAnsi="Cambria Math" w:cs="Times New Roman"/>
                      <w:sz w:val="18"/>
                      <w:szCs w:val="18"/>
                    </w:rPr>
                    <m:t>, Q</m:t>
                  </m:r>
                </m:e>
                <m:sub>
                  <m:r>
                    <m:rPr>
                      <m:sty m:val="p"/>
                    </m:rPr>
                    <w:rPr>
                      <w:rFonts w:ascii="Cambria Math" w:hAnsi="Cambria Math" w:cs="Times New Roman"/>
                      <w:sz w:val="18"/>
                      <w:szCs w:val="18"/>
                    </w:rPr>
                    <m:t>R</m:t>
                  </m:r>
                </m:sub>
              </m:sSub>
            </m:oMath>
            <w:r w:rsidRPr="002B194A">
              <w:rPr>
                <w:rFonts w:ascii="Helvetica" w:hAnsi="Helvetica" w:cs="Times New Roman"/>
                <w:sz w:val="18"/>
                <w:szCs w:val="18"/>
              </w:rPr>
              <w:t xml:space="preserve"> denote the action value for left and right choices, respectively; </w:t>
            </w:r>
            <m:oMath>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L</m:t>
                  </m:r>
                </m:sub>
              </m:sSub>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R</m:t>
                  </m:r>
                </m:sub>
              </m:sSub>
            </m:oMath>
            <w:r w:rsidRPr="002B194A">
              <w:rPr>
                <w:rFonts w:ascii="Helvetica" w:hAnsi="Helvetica" w:cs="Times New Roman"/>
                <w:sz w:val="18"/>
                <w:szCs w:val="18"/>
              </w:rPr>
              <w:t xml:space="preserve"> denote the choice kernels for left and right choices, respectively. The animal </w:t>
            </w:r>
            <w:proofErr w:type="gramStart"/>
            <w:r w:rsidRPr="002B194A">
              <w:rPr>
                <w:rFonts w:ascii="Helvetica" w:hAnsi="Helvetica" w:cs="Times New Roman"/>
                <w:sz w:val="18"/>
                <w:szCs w:val="18"/>
              </w:rPr>
              <w:t>makes a decision</w:t>
            </w:r>
            <w:proofErr w:type="gramEnd"/>
            <w:r w:rsidRPr="002B194A">
              <w:rPr>
                <w:rFonts w:ascii="Helvetica" w:hAnsi="Helvetica" w:cs="Times New Roman"/>
                <w:sz w:val="18"/>
                <w:szCs w:val="18"/>
              </w:rPr>
              <w:t xml:space="preserve"> stoch</w:t>
            </w:r>
            <w:proofErr w:type="spellStart"/>
            <w:r w:rsidRPr="002B194A">
              <w:rPr>
                <w:rFonts w:ascii="Helvetica" w:hAnsi="Helvetica" w:cs="Times New Roman"/>
                <w:sz w:val="18"/>
                <w:szCs w:val="18"/>
              </w:rPr>
              <w:t>astically</w:t>
            </w:r>
            <w:proofErr w:type="spellEnd"/>
            <w:r w:rsidRPr="002B194A">
              <w:rPr>
                <w:rFonts w:ascii="Helvetica" w:hAnsi="Helvetica" w:cs="Times New Roman"/>
                <w:sz w:val="18"/>
                <w:szCs w:val="18"/>
              </w:rPr>
              <w:t xml:space="preserve"> (</w:t>
            </w:r>
            <w:proofErr w:type="spellStart"/>
            <w:r w:rsidRPr="002B194A">
              <w:rPr>
                <w:rFonts w:ascii="Helvetica" w:hAnsi="Helvetica" w:cs="Times New Roman"/>
                <w:sz w:val="18"/>
                <w:szCs w:val="18"/>
              </w:rPr>
              <w:t>softmax</w:t>
            </w:r>
            <w:proofErr w:type="spellEnd"/>
            <w:r w:rsidRPr="002B194A">
              <w:rPr>
                <w:rFonts w:ascii="Helvetica" w:hAnsi="Helvetica" w:cs="Times New Roman"/>
                <w:sz w:val="18"/>
                <w:szCs w:val="18"/>
              </w:rPr>
              <w:t>) based on the difference of the action values and choice kernels (Δ</w:t>
            </w:r>
            <w:r w:rsidRPr="002B194A">
              <w:rPr>
                <w:rFonts w:ascii="Helvetica" w:hAnsi="Helvetica" w:cs="Times New Roman"/>
                <w:i/>
                <w:sz w:val="18"/>
                <w:szCs w:val="18"/>
              </w:rPr>
              <w:t>Q</w:t>
            </w:r>
            <w:r w:rsidRPr="002B194A">
              <w:rPr>
                <w:rFonts w:ascii="Helvetica" w:hAnsi="Helvetica" w:cs="Times New Roman"/>
                <w:sz w:val="18"/>
                <w:szCs w:val="18"/>
              </w:rPr>
              <w:t xml:space="preserve">, </w:t>
            </w:r>
            <w:r w:rsidRPr="00050A7B">
              <w:rPr>
                <w:rFonts w:ascii="Helvetica" w:hAnsi="Helvetica" w:cs="Times New Roman"/>
                <w:sz w:val="18"/>
                <w:szCs w:val="18"/>
              </w:rPr>
              <w:t>Δ</w:t>
            </w:r>
            <w:r w:rsidRPr="002B194A">
              <w:rPr>
                <w:rFonts w:ascii="Helvetica" w:hAnsi="Helvetica" w:cs="Times New Roman"/>
                <w:i/>
                <w:sz w:val="18"/>
                <w:szCs w:val="18"/>
              </w:rPr>
              <w:t>K</w:t>
            </w:r>
            <w:r w:rsidRPr="002B194A">
              <w:rPr>
                <w:rFonts w:ascii="Helvetica" w:hAnsi="Helvetica" w:cs="Times New Roman"/>
                <w:sz w:val="18"/>
                <w:szCs w:val="18"/>
              </w:rPr>
              <w:t>), then compute the choice kernel error (CKE), which is the difference between the actual choice and the value of the choice kernel. The CKE is then used to update the choice kernel</w:t>
            </w:r>
            <w:r w:rsidR="00050A7B">
              <w:rPr>
                <w:rFonts w:ascii="Helvetica" w:hAnsi="Helvetica" w:cs="Times New Roman"/>
                <w:sz w:val="18"/>
                <w:szCs w:val="18"/>
              </w:rPr>
              <w:t>s</w:t>
            </w:r>
            <w:r w:rsidRPr="002B194A">
              <w:rPr>
                <w:rFonts w:ascii="Helvetica" w:hAnsi="Helvetica" w:cs="Times New Roman"/>
                <w:sz w:val="18"/>
                <w:szCs w:val="18"/>
              </w:rPr>
              <w:t xml:space="preserve">. While the outcome is used to calculate the RPE, which is used to update the action values. (B) </w:t>
            </w:r>
            <w:bookmarkStart w:id="29" w:name="_Hlk58574665"/>
            <w:r w:rsidRPr="002B194A">
              <w:rPr>
                <w:rFonts w:ascii="Helvetica" w:hAnsi="Helvetica" w:cs="Times New Roman"/>
                <w:sz w:val="18"/>
                <w:szCs w:val="18"/>
              </w:rPr>
              <w:t>Model comparison using BIC. The models were fit to different subjects, then the average of BICs over subjects were used to compare different models.</w:t>
            </w:r>
            <w:bookmarkEnd w:id="29"/>
            <w:r w:rsidRPr="002B194A">
              <w:rPr>
                <w:rFonts w:ascii="Helvetica" w:hAnsi="Helvetica" w:cs="Times New Roman"/>
                <w:sz w:val="18"/>
                <w:szCs w:val="18"/>
              </w:rPr>
              <w:t xml:space="preserve"> (C) An example of the time course of the latent variables and predicted behavior. Top: Long vertical red and blue lines indicate rewarded left and right choices, respectively; short vertical red and blue lines indicate unrewarded left and right choices. Gray line shows the average probability to choose left, smoothed by a gaussian kernel. Black line shows the probability to choose left predicted by the model. Middle: the action values of left (red line) and right (blue line) choices estimated by the model; Bottom: the choice-autocorrelation factors of left (red) and right (blue) choices estimated by the model. (D) Psychometric curve fitted to the whole data set. Black histograms indicate the distribution of trials according to the weighted sum of the differences of action values (</w:t>
            </w:r>
            <w:bookmarkStart w:id="30" w:name="_Hlk58574700"/>
            <w:r w:rsidRPr="002B194A">
              <w:rPr>
                <w:rFonts w:ascii="Helvetica" w:hAnsi="Helvetica" w:cs="Times New Roman"/>
                <w:sz w:val="18"/>
                <w:szCs w:val="18"/>
              </w:rPr>
              <w:t>Δ</w:t>
            </w:r>
            <w:r w:rsidRPr="002B194A">
              <w:rPr>
                <w:rFonts w:ascii="Helvetica" w:hAnsi="Helvetica" w:cs="Times New Roman"/>
                <w:i/>
                <w:sz w:val="18"/>
                <w:szCs w:val="18"/>
              </w:rPr>
              <w:t>Q</w:t>
            </w:r>
            <w:bookmarkEnd w:id="30"/>
            <w:r w:rsidRPr="002B194A">
              <w:rPr>
                <w:rFonts w:ascii="Helvetica" w:hAnsi="Helvetica" w:cs="Times New Roman"/>
                <w:sz w:val="18"/>
                <w:szCs w:val="18"/>
              </w:rPr>
              <w:t>) and the difference of choice kernels (Δ</w:t>
            </w:r>
            <w:r w:rsidRPr="002B194A">
              <w:rPr>
                <w:rFonts w:ascii="Helvetica" w:hAnsi="Helvetica" w:cs="Times New Roman"/>
                <w:i/>
                <w:sz w:val="18"/>
                <w:szCs w:val="18"/>
              </w:rPr>
              <w:t>K</w:t>
            </w:r>
            <w:r w:rsidRPr="002B194A">
              <w:rPr>
                <w:rFonts w:ascii="Helvetica" w:hAnsi="Helvetica" w:cs="Times New Roman"/>
                <w:sz w:val="18"/>
                <w:szCs w:val="18"/>
              </w:rPr>
              <w:t>). β, β</w:t>
            </w:r>
            <w:r w:rsidRPr="002B194A">
              <w:rPr>
                <w:rFonts w:ascii="Helvetica" w:hAnsi="Helvetica" w:cs="Times New Roman"/>
                <w:sz w:val="18"/>
                <w:szCs w:val="18"/>
                <w:vertAlign w:val="subscript"/>
              </w:rPr>
              <w:t>K</w:t>
            </w:r>
            <w:r w:rsidRPr="002B194A">
              <w:rPr>
                <w:rFonts w:ascii="Helvetica" w:hAnsi="Helvetica" w:cs="Times New Roman"/>
                <w:sz w:val="18"/>
                <w:szCs w:val="18"/>
              </w:rPr>
              <w:t xml:space="preserve"> are the weights of action values and choice kernels, respectively. Dashed purple line shows the predicted probability to choose left according to the model; Purple dots show the probability to choose left computed from animal</w:t>
            </w:r>
            <w:r w:rsidR="00832D07">
              <w:rPr>
                <w:rFonts w:ascii="Helvetica" w:hAnsi="Helvetica" w:cs="Times New Roman" w:hint="eastAsia"/>
                <w:sz w:val="18"/>
                <w:szCs w:val="18"/>
              </w:rPr>
              <w:t>s</w:t>
            </w:r>
            <w:r w:rsidRPr="002B194A">
              <w:rPr>
                <w:rFonts w:ascii="Helvetica" w:hAnsi="Helvetica" w:cs="Times New Roman"/>
                <w:sz w:val="18"/>
                <w:szCs w:val="18"/>
              </w:rPr>
              <w:t xml:space="preserve">’ behavior. </w:t>
            </w:r>
          </w:p>
        </w:tc>
      </w:tr>
    </w:tbl>
    <w:p w14:paraId="0FE440FD" w14:textId="5271FC3D" w:rsidR="002B194A" w:rsidRDefault="002B194A" w:rsidP="002B194A">
      <w:pPr>
        <w:spacing w:after="0" w:line="360" w:lineRule="auto"/>
        <w:rPr>
          <w:rFonts w:ascii="Helvetica" w:hAnsi="Helvetica" w:cs="Times New Roman"/>
        </w:rPr>
      </w:pPr>
    </w:p>
    <w:p w14:paraId="61011E2D" w14:textId="04B8DD88" w:rsidR="00E37B7B" w:rsidRPr="006A0859" w:rsidRDefault="00793836" w:rsidP="00517DF1">
      <w:pPr>
        <w:spacing w:after="0" w:line="360" w:lineRule="auto"/>
        <w:rPr>
          <w:rFonts w:ascii="Helvetica" w:hAnsi="Helvetica" w:cs="Times New Roman"/>
        </w:rPr>
      </w:pPr>
      <w:r>
        <w:rPr>
          <w:rFonts w:ascii="Helvetica" w:hAnsi="Helvetica" w:cs="Times New Roman"/>
        </w:rPr>
        <w:t>With the hybrid model, it is a logical question to ask how the two components – reinforcement learning and choice kernels – were balanced during matching pennies. Fits to behavioral data indicated that the choice kernel was weighed more strongly than action values during action selection</w:t>
      </w:r>
      <w:r w:rsidR="00C25E30" w:rsidRPr="006A0859">
        <w:rPr>
          <w:rFonts w:ascii="Helvetica" w:hAnsi="Helvetica" w:cs="Times New Roman"/>
        </w:rPr>
        <w:t xml:space="preserve"> (</w:t>
      </w:r>
      <w:r w:rsidR="00C25E30" w:rsidRPr="006A0859">
        <w:rPr>
          <w:rFonts w:ascii="Helvetica" w:hAnsi="Helvetica" w:cs="Times New Roman"/>
          <w:i/>
          <w:iCs/>
        </w:rPr>
        <w:t>β</w:t>
      </w:r>
      <w:r w:rsidR="00C25E30" w:rsidRPr="006A0859">
        <w:rPr>
          <w:rFonts w:ascii="Helvetica" w:hAnsi="Helvetica" w:cs="Times New Roman"/>
          <w:vertAlign w:val="subscript"/>
        </w:rPr>
        <w:t>K</w:t>
      </w:r>
      <w:r w:rsidR="00C25E30" w:rsidRPr="006A0859">
        <w:rPr>
          <w:rFonts w:ascii="Helvetica" w:hAnsi="Helvetica" w:cs="Times New Roman"/>
        </w:rPr>
        <w:t>/(</w:t>
      </w:r>
      <w:r w:rsidR="00C25E30" w:rsidRPr="006A0859">
        <w:rPr>
          <w:rFonts w:ascii="Helvetica" w:hAnsi="Helvetica" w:cs="Times New Roman"/>
          <w:i/>
          <w:iCs/>
        </w:rPr>
        <w:t>β</w:t>
      </w:r>
      <w:r w:rsidR="00C25E30" w:rsidRPr="006A0859">
        <w:rPr>
          <w:rFonts w:ascii="Helvetica" w:hAnsi="Helvetica" w:cs="Times New Roman"/>
          <w:vertAlign w:val="subscript"/>
        </w:rPr>
        <w:t>K</w:t>
      </w:r>
      <w:r w:rsidR="00C25E30" w:rsidRPr="006A0859">
        <w:rPr>
          <w:rFonts w:ascii="Helvetica" w:hAnsi="Helvetica" w:cs="Times New Roman"/>
        </w:rPr>
        <w:t>+</w:t>
      </w:r>
      <w:r w:rsidR="00C25E30" w:rsidRPr="006A0859">
        <w:rPr>
          <w:rFonts w:ascii="Helvetica" w:hAnsi="Helvetica" w:cs="Times New Roman"/>
          <w:i/>
          <w:iCs/>
        </w:rPr>
        <w:t>β</w:t>
      </w:r>
      <w:r w:rsidR="00C25E30" w:rsidRPr="006A0859">
        <w:rPr>
          <w:rFonts w:ascii="Helvetica" w:hAnsi="Helvetica" w:cs="Times New Roman"/>
        </w:rPr>
        <w:t>)</w:t>
      </w:r>
      <w:r w:rsidR="00C807A0" w:rsidRPr="006A0859">
        <w:rPr>
          <w:rFonts w:ascii="Helvetica" w:hAnsi="Helvetica" w:cs="Times New Roman"/>
        </w:rPr>
        <w:t xml:space="preserve"> = 0.75</w:t>
      </w:r>
      <w:r w:rsidR="00C25E30" w:rsidRPr="006A0859">
        <w:rPr>
          <w:rFonts w:ascii="Helvetica" w:hAnsi="Helvetica" w:cs="Calibri"/>
        </w:rPr>
        <w:t>±</w:t>
      </w:r>
      <w:r w:rsidR="00C807A0" w:rsidRPr="006A0859">
        <w:rPr>
          <w:rFonts w:ascii="Helvetica" w:hAnsi="Helvetica" w:cs="Times New Roman"/>
        </w:rPr>
        <w:t>0.17</w:t>
      </w:r>
      <w:r>
        <w:rPr>
          <w:rFonts w:ascii="Helvetica" w:hAnsi="Helvetica" w:cs="Times New Roman"/>
        </w:rPr>
        <w:t>;</w:t>
      </w:r>
      <w:r w:rsidR="00045A26" w:rsidRPr="006A0859">
        <w:rPr>
          <w:rFonts w:ascii="Helvetica" w:hAnsi="Helvetica" w:cs="Times New Roman"/>
        </w:rPr>
        <w:t xml:space="preserve"> </w:t>
      </w:r>
      <w:r w:rsidR="00045A26" w:rsidRPr="000B7D62">
        <w:rPr>
          <w:rFonts w:ascii="Helvetica" w:hAnsi="Helvetica" w:cs="Times New Roman"/>
          <w:b/>
          <w:bCs/>
        </w:rPr>
        <w:t>Fig. 3A</w:t>
      </w:r>
      <w:r w:rsidR="00045A26" w:rsidRPr="006A0859">
        <w:rPr>
          <w:rFonts w:ascii="Helvetica" w:hAnsi="Helvetica" w:cs="Times New Roman"/>
        </w:rPr>
        <w:t>)</w:t>
      </w:r>
      <w:r w:rsidR="009E66DA" w:rsidRPr="006A0859">
        <w:rPr>
          <w:rFonts w:ascii="Helvetica" w:hAnsi="Helvetica" w:cs="Times New Roman"/>
        </w:rPr>
        <w:t xml:space="preserve">, </w:t>
      </w:r>
      <w:r w:rsidR="00FE1D99">
        <w:rPr>
          <w:rFonts w:ascii="Helvetica" w:hAnsi="Helvetica" w:cs="Times New Roman"/>
        </w:rPr>
        <w:t>although</w:t>
      </w:r>
      <w:r w:rsidR="009E66DA" w:rsidRPr="006A0859">
        <w:rPr>
          <w:rFonts w:ascii="Helvetica" w:hAnsi="Helvetica" w:cs="Times New Roman"/>
        </w:rPr>
        <w:t xml:space="preserve"> </w:t>
      </w:r>
      <w:r w:rsidR="00C25E30" w:rsidRPr="006A0859">
        <w:rPr>
          <w:rFonts w:ascii="Helvetica" w:hAnsi="Helvetica" w:cs="Times New Roman"/>
        </w:rPr>
        <w:t xml:space="preserve">the </w:t>
      </w:r>
      <w:r w:rsidR="002772DE">
        <w:rPr>
          <w:rFonts w:ascii="Helvetica" w:hAnsi="Helvetica" w:cs="Times New Roman"/>
        </w:rPr>
        <w:t>ratio of learning rates</w:t>
      </w:r>
      <w:r w:rsidR="00C807A0" w:rsidRPr="006A0859">
        <w:rPr>
          <w:rFonts w:ascii="Helvetica" w:hAnsi="Helvetica" w:cs="Times New Roman"/>
        </w:rPr>
        <w:t xml:space="preserve"> </w:t>
      </w:r>
      <w:r w:rsidR="009E66DA" w:rsidRPr="006A0859">
        <w:rPr>
          <w:rFonts w:ascii="Helvetica" w:hAnsi="Helvetica" w:cs="Times New Roman"/>
        </w:rPr>
        <w:t>suggests that the choice kernels</w:t>
      </w:r>
      <w:r w:rsidR="00C25E30" w:rsidRPr="006A0859">
        <w:rPr>
          <w:rFonts w:ascii="Helvetica" w:hAnsi="Helvetica" w:cs="Times New Roman"/>
        </w:rPr>
        <w:t xml:space="preserve"> were update</w:t>
      </w:r>
      <w:r w:rsidR="009E66DA" w:rsidRPr="006A0859">
        <w:rPr>
          <w:rFonts w:ascii="Helvetica" w:hAnsi="Helvetica" w:cs="Times New Roman"/>
        </w:rPr>
        <w:t>d slower than the action values</w:t>
      </w:r>
      <w:r w:rsidR="00FE1D99">
        <w:rPr>
          <w:rFonts w:ascii="Helvetica" w:hAnsi="Helvetica" w:cs="Times New Roman"/>
        </w:rPr>
        <w:t xml:space="preserve"> </w:t>
      </w:r>
      <w:r w:rsidR="00FE1D99" w:rsidRPr="006A0859">
        <w:rPr>
          <w:rFonts w:ascii="Helvetica" w:hAnsi="Helvetica" w:cs="Times New Roman"/>
        </w:rPr>
        <w:t>(</w:t>
      </w:r>
      <w:r w:rsidR="00FE1D99" w:rsidRPr="006A0859">
        <w:rPr>
          <w:rFonts w:ascii="Helvetica" w:hAnsi="Helvetica" w:cs="Times New Roman"/>
          <w:i/>
          <w:iCs/>
        </w:rPr>
        <w:t>α</w:t>
      </w:r>
      <w:r w:rsidR="00FE1D99" w:rsidRPr="006A0859">
        <w:rPr>
          <w:rFonts w:ascii="Helvetica" w:hAnsi="Helvetica" w:cs="Times New Roman"/>
          <w:vertAlign w:val="subscript"/>
        </w:rPr>
        <w:t>K</w:t>
      </w:r>
      <w:r w:rsidR="00FE1D99" w:rsidRPr="006A0859">
        <w:rPr>
          <w:rFonts w:ascii="Helvetica" w:hAnsi="Helvetica" w:cs="Times New Roman"/>
        </w:rPr>
        <w:t>/</w:t>
      </w:r>
      <w:r w:rsidR="00FE1D99" w:rsidRPr="006A0859">
        <w:rPr>
          <w:rFonts w:ascii="Helvetica" w:hAnsi="Helvetica" w:cs="Times New Roman"/>
          <w:i/>
          <w:iCs/>
        </w:rPr>
        <w:t>α</w:t>
      </w:r>
      <w:r w:rsidR="00FE1D99" w:rsidRPr="006A0859">
        <w:rPr>
          <w:rFonts w:ascii="Helvetica" w:hAnsi="Helvetica" w:cs="Times New Roman"/>
        </w:rPr>
        <w:t xml:space="preserve"> = 0.22</w:t>
      </w:r>
      <w:r w:rsidR="00FE1D99" w:rsidRPr="006A0859">
        <w:rPr>
          <w:rFonts w:ascii="Helvetica" w:hAnsi="Helvetica" w:cs="Calibri"/>
        </w:rPr>
        <w:t>±</w:t>
      </w:r>
      <w:r w:rsidR="00FE1D99" w:rsidRPr="006A0859">
        <w:rPr>
          <w:rFonts w:ascii="Helvetica" w:hAnsi="Helvetica" w:cs="Times New Roman"/>
        </w:rPr>
        <w:t>0.1</w:t>
      </w:r>
      <w:r w:rsidR="00AA2263">
        <w:rPr>
          <w:rFonts w:ascii="Helvetica" w:hAnsi="Helvetica" w:cs="Times New Roman"/>
        </w:rPr>
        <w:t>0</w:t>
      </w:r>
      <w:r w:rsidR="00FE1D99" w:rsidRPr="006A0859">
        <w:rPr>
          <w:rFonts w:ascii="Helvetica" w:hAnsi="Helvetica" w:cs="Times New Roman"/>
        </w:rPr>
        <w:t>)</w:t>
      </w:r>
      <w:r w:rsidR="004D1DA9" w:rsidRPr="006A0859">
        <w:rPr>
          <w:rFonts w:ascii="Helvetica" w:hAnsi="Helvetica" w:cs="Times New Roman"/>
        </w:rPr>
        <w:t xml:space="preserve">. </w:t>
      </w:r>
      <w:r w:rsidR="00960C2C" w:rsidRPr="006A0859">
        <w:rPr>
          <w:rFonts w:ascii="Helvetica" w:hAnsi="Helvetica" w:cs="Times New Roman"/>
        </w:rPr>
        <w:t xml:space="preserve">The different dynamics of the two components </w:t>
      </w:r>
      <w:r w:rsidR="00517DF1">
        <w:rPr>
          <w:rFonts w:ascii="Helvetica" w:hAnsi="Helvetica" w:cs="Times New Roman"/>
        </w:rPr>
        <w:t>was</w:t>
      </w:r>
      <w:r w:rsidR="00E22433">
        <w:rPr>
          <w:rFonts w:ascii="Helvetica" w:hAnsi="Helvetica" w:cs="Times New Roman"/>
        </w:rPr>
        <w:t xml:space="preserve"> consistent with the example</w:t>
      </w:r>
      <w:r w:rsidR="00960C2C" w:rsidRPr="006A0859">
        <w:rPr>
          <w:rFonts w:ascii="Helvetica" w:hAnsi="Helvetica" w:cs="Times New Roman"/>
        </w:rPr>
        <w:t xml:space="preserve"> in </w:t>
      </w:r>
      <w:r w:rsidR="00960C2C" w:rsidRPr="000B7D62">
        <w:rPr>
          <w:rFonts w:ascii="Helvetica" w:hAnsi="Helvetica" w:cs="Times New Roman"/>
          <w:b/>
          <w:bCs/>
        </w:rPr>
        <w:t>Figure 2C</w:t>
      </w:r>
      <w:r w:rsidR="00960C2C" w:rsidRPr="006A0859">
        <w:rPr>
          <w:rFonts w:ascii="Helvetica" w:hAnsi="Helvetica" w:cs="Times New Roman"/>
        </w:rPr>
        <w:t xml:space="preserve">, </w:t>
      </w:r>
      <w:r w:rsidR="00E22433">
        <w:rPr>
          <w:rFonts w:ascii="Helvetica" w:hAnsi="Helvetica" w:cs="Times New Roman"/>
        </w:rPr>
        <w:t>where</w:t>
      </w:r>
      <w:r w:rsidR="00960C2C" w:rsidRPr="006A0859">
        <w:rPr>
          <w:rFonts w:ascii="Helvetica" w:hAnsi="Helvetica" w:cs="Times New Roman"/>
        </w:rPr>
        <w:t xml:space="preserve"> the action values fluctuate more </w:t>
      </w:r>
      <w:r w:rsidR="00E22433">
        <w:rPr>
          <w:rFonts w:ascii="Helvetica" w:hAnsi="Helvetica" w:cs="Times New Roman"/>
        </w:rPr>
        <w:t>rapidly</w:t>
      </w:r>
      <w:r w:rsidR="00960C2C" w:rsidRPr="006A0859">
        <w:rPr>
          <w:rFonts w:ascii="Helvetica" w:hAnsi="Helvetica" w:cs="Times New Roman"/>
        </w:rPr>
        <w:t xml:space="preserve"> than the choice kernel</w:t>
      </w:r>
      <w:r w:rsidR="00E22433">
        <w:rPr>
          <w:rFonts w:ascii="Helvetica" w:hAnsi="Helvetica" w:cs="Times New Roman"/>
        </w:rPr>
        <w:t>s</w:t>
      </w:r>
      <w:r w:rsidR="00960C2C" w:rsidRPr="006A0859">
        <w:rPr>
          <w:rFonts w:ascii="Helvetica" w:hAnsi="Helvetica" w:cs="Times New Roman"/>
        </w:rPr>
        <w:t xml:space="preserve">. </w:t>
      </w:r>
      <w:r w:rsidR="00256FF4" w:rsidRPr="006A0859">
        <w:rPr>
          <w:rFonts w:ascii="Helvetica" w:hAnsi="Helvetica" w:cs="Times New Roman"/>
        </w:rPr>
        <w:t xml:space="preserve">The overall exploration level </w:t>
      </w:r>
      <w:r w:rsidR="00B0742A">
        <w:rPr>
          <w:rFonts w:ascii="Helvetica" w:hAnsi="Helvetica" w:cs="Times New Roman"/>
        </w:rPr>
        <w:t>could be inferred</w:t>
      </w:r>
      <w:r w:rsidR="00256FF4" w:rsidRPr="006A0859">
        <w:rPr>
          <w:rFonts w:ascii="Helvetica" w:hAnsi="Helvetica" w:cs="Times New Roman"/>
        </w:rPr>
        <w:t xml:space="preserve"> by </w:t>
      </w:r>
      <w:r w:rsidR="00C25E30" w:rsidRPr="006A0859">
        <w:rPr>
          <w:rFonts w:ascii="Helvetica" w:hAnsi="Helvetica" w:cs="Times New Roman"/>
        </w:rPr>
        <w:t>the sum of the inverse temperatures (</w:t>
      </w:r>
      <w:r w:rsidR="00C25E30" w:rsidRPr="006A0859">
        <w:rPr>
          <w:rFonts w:ascii="Helvetica" w:hAnsi="Helvetica" w:cs="Times New Roman"/>
          <w:i/>
          <w:iCs/>
        </w:rPr>
        <w:t>β</w:t>
      </w:r>
      <w:r w:rsidR="00C25E30" w:rsidRPr="006A0859">
        <w:rPr>
          <w:rFonts w:ascii="Helvetica" w:hAnsi="Helvetica" w:cs="Times New Roman"/>
          <w:vertAlign w:val="subscript"/>
        </w:rPr>
        <w:t>K</w:t>
      </w:r>
      <w:r w:rsidR="00C25E30" w:rsidRPr="006A0859">
        <w:rPr>
          <w:rFonts w:ascii="Helvetica" w:hAnsi="Helvetica" w:cs="Times New Roman"/>
        </w:rPr>
        <w:t>+</w:t>
      </w:r>
      <w:r w:rsidR="00C25E30" w:rsidRPr="006A0859">
        <w:rPr>
          <w:rFonts w:ascii="Helvetica" w:hAnsi="Helvetica" w:cs="Times New Roman"/>
          <w:i/>
          <w:iCs/>
        </w:rPr>
        <w:t>β</w:t>
      </w:r>
      <w:r w:rsidR="00C807A0" w:rsidRPr="006A0859">
        <w:rPr>
          <w:rFonts w:ascii="Helvetica" w:hAnsi="Helvetica" w:cs="Times New Roman"/>
        </w:rPr>
        <w:t xml:space="preserve"> = 2.15</w:t>
      </w:r>
      <w:r w:rsidR="00C25E30" w:rsidRPr="006A0859">
        <w:rPr>
          <w:rFonts w:ascii="Helvetica" w:hAnsi="Helvetica" w:cs="Calibri"/>
        </w:rPr>
        <w:t>±</w:t>
      </w:r>
      <w:r w:rsidR="00C807A0" w:rsidRPr="006A0859">
        <w:rPr>
          <w:rFonts w:ascii="Helvetica" w:hAnsi="Helvetica" w:cs="Times New Roman"/>
        </w:rPr>
        <w:t xml:space="preserve"> 0.17</w:t>
      </w:r>
      <w:r w:rsidR="00C25E30" w:rsidRPr="006A0859">
        <w:rPr>
          <w:rFonts w:ascii="Helvetica" w:hAnsi="Helvetica" w:cs="Times New Roman"/>
        </w:rPr>
        <w:t>).</w:t>
      </w:r>
      <w:r w:rsidR="00256FF4" w:rsidRPr="006A0859">
        <w:rPr>
          <w:rFonts w:ascii="Helvetica" w:hAnsi="Helvetica" w:cs="Times New Roman"/>
        </w:rPr>
        <w:t xml:space="preserve"> To find out </w:t>
      </w:r>
      <w:r w:rsidR="00B82E7A">
        <w:rPr>
          <w:rFonts w:ascii="Helvetica" w:hAnsi="Helvetica" w:cs="Times New Roman"/>
        </w:rPr>
        <w:t xml:space="preserve">how varying </w:t>
      </w:r>
      <w:r w:rsidR="00BF1822">
        <w:rPr>
          <w:rFonts w:ascii="Helvetica" w:hAnsi="Helvetica" w:cs="Times New Roman"/>
        </w:rPr>
        <w:t>the balance between reinforcement learning and choice kernel</w:t>
      </w:r>
      <w:r w:rsidR="00256FF4" w:rsidRPr="006A0859">
        <w:rPr>
          <w:rFonts w:ascii="Helvetica" w:hAnsi="Helvetica" w:cs="Times New Roman"/>
        </w:rPr>
        <w:t xml:space="preserve"> would affect the performance, we simulated </w:t>
      </w:r>
      <w:r w:rsidR="00BF1822">
        <w:rPr>
          <w:rFonts w:ascii="Helvetica" w:hAnsi="Helvetica" w:cs="Times New Roman"/>
        </w:rPr>
        <w:t xml:space="preserve">performance in </w:t>
      </w:r>
      <w:r w:rsidR="00517DF1">
        <w:rPr>
          <w:rFonts w:ascii="Helvetica" w:hAnsi="Helvetica" w:cs="Times New Roman"/>
        </w:rPr>
        <w:t xml:space="preserve">match pennies </w:t>
      </w:r>
      <w:r w:rsidR="00BF1822">
        <w:rPr>
          <w:rFonts w:ascii="Helvetica" w:hAnsi="Helvetica" w:cs="Times New Roman"/>
        </w:rPr>
        <w:t xml:space="preserve">using </w:t>
      </w:r>
      <w:r w:rsidR="00EE3E2A">
        <w:rPr>
          <w:rFonts w:ascii="Helvetica" w:hAnsi="Helvetica" w:cs="Times New Roman"/>
        </w:rPr>
        <w:t xml:space="preserve">a </w:t>
      </w:r>
      <w:r w:rsidR="00BF1822">
        <w:rPr>
          <w:rFonts w:ascii="Helvetica" w:hAnsi="Helvetica" w:cs="Times New Roman"/>
        </w:rPr>
        <w:t>computer agent, varying</w:t>
      </w:r>
      <w:r w:rsidR="00517DF1">
        <w:rPr>
          <w:rFonts w:ascii="Helvetica" w:hAnsi="Helvetica" w:cs="Times New Roman"/>
        </w:rPr>
        <w:t xml:space="preserve"> </w:t>
      </w:r>
      <w:r w:rsidR="00517DF1" w:rsidRPr="006A0859">
        <w:rPr>
          <w:rFonts w:ascii="Helvetica" w:hAnsi="Helvetica" w:cs="Times New Roman"/>
          <w:i/>
          <w:iCs/>
        </w:rPr>
        <w:t>β</w:t>
      </w:r>
      <w:r w:rsidR="00517DF1" w:rsidRPr="006A0859">
        <w:rPr>
          <w:rFonts w:ascii="Helvetica" w:hAnsi="Helvetica" w:cs="Times New Roman"/>
          <w:vertAlign w:val="subscript"/>
        </w:rPr>
        <w:t>K</w:t>
      </w:r>
      <w:r w:rsidR="00517DF1" w:rsidRPr="006A0859">
        <w:rPr>
          <w:rFonts w:ascii="Helvetica" w:hAnsi="Helvetica" w:cs="Times New Roman"/>
        </w:rPr>
        <w:t>/(</w:t>
      </w:r>
      <w:r w:rsidR="00517DF1" w:rsidRPr="006A0859">
        <w:rPr>
          <w:rFonts w:ascii="Helvetica" w:hAnsi="Helvetica" w:cs="Times New Roman"/>
          <w:i/>
          <w:iCs/>
        </w:rPr>
        <w:t>β</w:t>
      </w:r>
      <w:r w:rsidR="00517DF1" w:rsidRPr="006A0859">
        <w:rPr>
          <w:rFonts w:ascii="Helvetica" w:hAnsi="Helvetica" w:cs="Times New Roman"/>
          <w:vertAlign w:val="subscript"/>
        </w:rPr>
        <w:t>K</w:t>
      </w:r>
      <w:r w:rsidR="00517DF1" w:rsidRPr="006A0859">
        <w:rPr>
          <w:rFonts w:ascii="Helvetica" w:hAnsi="Helvetica" w:cs="Times New Roman"/>
        </w:rPr>
        <w:t>+</w:t>
      </w:r>
      <w:r w:rsidR="00517DF1" w:rsidRPr="006A0859">
        <w:rPr>
          <w:rFonts w:ascii="Helvetica" w:hAnsi="Helvetica" w:cs="Times New Roman"/>
          <w:i/>
          <w:iCs/>
        </w:rPr>
        <w:t>β</w:t>
      </w:r>
      <w:r w:rsidR="00517DF1" w:rsidRPr="006A0859">
        <w:rPr>
          <w:rFonts w:ascii="Helvetica" w:hAnsi="Helvetica" w:cs="Times New Roman"/>
        </w:rPr>
        <w:t>)</w:t>
      </w:r>
      <w:r w:rsidR="00517DF1">
        <w:rPr>
          <w:rFonts w:ascii="Helvetica" w:hAnsi="Helvetica" w:cs="Times New Roman"/>
        </w:rPr>
        <w:t xml:space="preserve"> </w:t>
      </w:r>
      <w:r w:rsidR="00BF1822">
        <w:rPr>
          <w:rFonts w:ascii="Helvetica" w:hAnsi="Helvetica" w:cs="Times New Roman"/>
        </w:rPr>
        <w:t>while fixing</w:t>
      </w:r>
      <w:r w:rsidR="00517DF1">
        <w:rPr>
          <w:rFonts w:ascii="Helvetica" w:hAnsi="Helvetica" w:cs="Times New Roman"/>
        </w:rPr>
        <w:t xml:space="preserve"> </w:t>
      </w:r>
      <w:r w:rsidR="00517DF1" w:rsidRPr="006A0859">
        <w:rPr>
          <w:rFonts w:ascii="Helvetica" w:hAnsi="Helvetica" w:cs="Times New Roman"/>
          <w:i/>
          <w:iCs/>
        </w:rPr>
        <w:t>α</w:t>
      </w:r>
      <w:r w:rsidR="00517DF1" w:rsidRPr="006A0859">
        <w:rPr>
          <w:rFonts w:ascii="Helvetica" w:hAnsi="Helvetica" w:cs="Times New Roman"/>
          <w:vertAlign w:val="subscript"/>
        </w:rPr>
        <w:t>K</w:t>
      </w:r>
      <w:r w:rsidR="00517DF1" w:rsidRPr="006A0859">
        <w:rPr>
          <w:rFonts w:ascii="Helvetica" w:hAnsi="Helvetica" w:cs="Times New Roman"/>
        </w:rPr>
        <w:t>/</w:t>
      </w:r>
      <w:r w:rsidR="00517DF1" w:rsidRPr="006A0859">
        <w:rPr>
          <w:rFonts w:ascii="Helvetica" w:hAnsi="Helvetica" w:cs="Times New Roman"/>
          <w:i/>
          <w:iCs/>
        </w:rPr>
        <w:t>α</w:t>
      </w:r>
      <w:r w:rsidR="00517DF1">
        <w:rPr>
          <w:rFonts w:ascii="Helvetica" w:hAnsi="Helvetica" w:cs="Times New Roman"/>
          <w:i/>
          <w:iCs/>
        </w:rPr>
        <w:t xml:space="preserve"> </w:t>
      </w:r>
      <w:r w:rsidR="00517DF1">
        <w:rPr>
          <w:rFonts w:ascii="Helvetica" w:hAnsi="Helvetica" w:cs="Times New Roman"/>
        </w:rPr>
        <w:t xml:space="preserve">and </w:t>
      </w:r>
      <w:r w:rsidR="00517DF1" w:rsidRPr="006A0859">
        <w:rPr>
          <w:rFonts w:ascii="Helvetica" w:hAnsi="Helvetica" w:cs="Times New Roman"/>
          <w:i/>
          <w:iCs/>
        </w:rPr>
        <w:t>β</w:t>
      </w:r>
      <w:r w:rsidR="00517DF1" w:rsidRPr="006A0859">
        <w:rPr>
          <w:rFonts w:ascii="Helvetica" w:hAnsi="Helvetica" w:cs="Times New Roman"/>
          <w:vertAlign w:val="subscript"/>
        </w:rPr>
        <w:t>K</w:t>
      </w:r>
      <w:r w:rsidR="00517DF1" w:rsidRPr="006A0859">
        <w:rPr>
          <w:rFonts w:ascii="Helvetica" w:hAnsi="Helvetica" w:cs="Times New Roman"/>
        </w:rPr>
        <w:t>+</w:t>
      </w:r>
      <w:r w:rsidR="00517DF1" w:rsidRPr="006A0859">
        <w:rPr>
          <w:rFonts w:ascii="Helvetica" w:hAnsi="Helvetica" w:cs="Times New Roman"/>
          <w:i/>
          <w:iCs/>
        </w:rPr>
        <w:t>β</w:t>
      </w:r>
      <w:r w:rsidR="00BF1822">
        <w:rPr>
          <w:rFonts w:ascii="Helvetica" w:hAnsi="Helvetica" w:cs="Times New Roman"/>
        </w:rPr>
        <w:t>. The</w:t>
      </w:r>
      <w:r w:rsidR="00894EBD" w:rsidRPr="006A0859">
        <w:rPr>
          <w:rFonts w:ascii="Helvetica" w:hAnsi="Helvetica" w:cs="Times New Roman"/>
        </w:rPr>
        <w:t xml:space="preserve"> simulations reveal</w:t>
      </w:r>
      <w:r w:rsidR="00517DF1">
        <w:rPr>
          <w:rFonts w:ascii="Helvetica" w:hAnsi="Helvetica" w:cs="Times New Roman"/>
        </w:rPr>
        <w:t xml:space="preserve">ed that the reward rate was </w:t>
      </w:r>
      <w:r w:rsidR="00FD1BA6">
        <w:rPr>
          <w:rFonts w:ascii="Helvetica" w:hAnsi="Helvetica" w:cs="Times New Roman"/>
        </w:rPr>
        <w:t>relatively stable if</w:t>
      </w:r>
      <w:r w:rsidR="00517DF1">
        <w:rPr>
          <w:rFonts w:ascii="Helvetica" w:hAnsi="Helvetica" w:cs="Times New Roman"/>
        </w:rPr>
        <w:t xml:space="preserve"> </w:t>
      </w:r>
      <w:r w:rsidR="00EE3E2A">
        <w:rPr>
          <w:rFonts w:ascii="Helvetica" w:hAnsi="Helvetica" w:cs="Times New Roman"/>
        </w:rPr>
        <w:t>the computer agent use</w:t>
      </w:r>
      <w:r w:rsidR="00AC6994">
        <w:rPr>
          <w:rFonts w:ascii="Helvetica" w:hAnsi="Helvetica" w:cs="Times New Roman"/>
        </w:rPr>
        <w:t>d</w:t>
      </w:r>
      <w:r w:rsidR="00EE3E2A">
        <w:rPr>
          <w:rFonts w:ascii="Helvetica" w:hAnsi="Helvetica" w:cs="Times New Roman"/>
        </w:rPr>
        <w:t xml:space="preserve"> </w:t>
      </w:r>
      <w:r w:rsidR="00FA2DDD">
        <w:rPr>
          <w:rFonts w:ascii="Helvetica" w:hAnsi="Helvetica" w:cs="Times New Roman"/>
        </w:rPr>
        <w:t xml:space="preserve">mostly </w:t>
      </w:r>
      <w:r w:rsidR="00EE3E2A">
        <w:rPr>
          <w:rFonts w:ascii="Helvetica" w:hAnsi="Helvetica" w:cs="Times New Roman"/>
        </w:rPr>
        <w:t>reinforcement learning or a hybrid strategy</w:t>
      </w:r>
      <w:r w:rsidR="002A6839">
        <w:rPr>
          <w:rFonts w:ascii="Helvetica" w:hAnsi="Helvetica" w:cs="Times New Roman"/>
        </w:rPr>
        <w:t xml:space="preserve"> (</w:t>
      </w:r>
      <w:r w:rsidR="002A6839" w:rsidRPr="002A6839">
        <w:rPr>
          <w:rFonts w:ascii="Helvetica" w:hAnsi="Helvetica" w:cs="Times New Roman"/>
          <w:b/>
          <w:bCs/>
        </w:rPr>
        <w:t>Fig. 3B</w:t>
      </w:r>
      <w:r w:rsidR="002A6839">
        <w:rPr>
          <w:rFonts w:ascii="Helvetica" w:hAnsi="Helvetica" w:cs="Times New Roman"/>
        </w:rPr>
        <w:t>)</w:t>
      </w:r>
      <w:r w:rsidR="00517DF1">
        <w:rPr>
          <w:rFonts w:ascii="Helvetica" w:hAnsi="Helvetica" w:cs="Times New Roman"/>
        </w:rPr>
        <w:t xml:space="preserve">. However, if </w:t>
      </w:r>
      <w:r w:rsidR="002D7A3F">
        <w:rPr>
          <w:rFonts w:ascii="Helvetica" w:hAnsi="Helvetica" w:cs="Times New Roman"/>
        </w:rPr>
        <w:t xml:space="preserve">the computer agent </w:t>
      </w:r>
      <w:r w:rsidR="00CA7544">
        <w:rPr>
          <w:rFonts w:ascii="Helvetica" w:hAnsi="Helvetica" w:cs="Times New Roman"/>
        </w:rPr>
        <w:t>based its actions</w:t>
      </w:r>
      <w:r w:rsidR="002D7A3F">
        <w:rPr>
          <w:rFonts w:ascii="Helvetica" w:hAnsi="Helvetica" w:cs="Times New Roman"/>
        </w:rPr>
        <w:t xml:space="preserve"> exclusively on</w:t>
      </w:r>
      <w:r w:rsidR="00517DF1">
        <w:rPr>
          <w:rFonts w:ascii="Helvetica" w:hAnsi="Helvetica" w:cs="Times New Roman"/>
        </w:rPr>
        <w:t xml:space="preserve"> choice kernels, the performance declined precipitously. It was intriguingly to see the </w:t>
      </w:r>
      <w:r w:rsidR="00517DF1" w:rsidRPr="006A0859">
        <w:rPr>
          <w:rFonts w:ascii="Helvetica" w:hAnsi="Helvetica" w:cs="Times New Roman"/>
          <w:i/>
          <w:iCs/>
        </w:rPr>
        <w:t>β</w:t>
      </w:r>
      <w:r w:rsidR="00517DF1" w:rsidRPr="006A0859">
        <w:rPr>
          <w:rFonts w:ascii="Helvetica" w:hAnsi="Helvetica" w:cs="Times New Roman"/>
          <w:vertAlign w:val="subscript"/>
        </w:rPr>
        <w:t>K</w:t>
      </w:r>
      <w:r w:rsidR="00517DF1" w:rsidRPr="006A0859">
        <w:rPr>
          <w:rFonts w:ascii="Helvetica" w:hAnsi="Helvetica" w:cs="Times New Roman"/>
        </w:rPr>
        <w:t>/(</w:t>
      </w:r>
      <w:r w:rsidR="00517DF1" w:rsidRPr="006A0859">
        <w:rPr>
          <w:rFonts w:ascii="Helvetica" w:hAnsi="Helvetica" w:cs="Times New Roman"/>
          <w:i/>
          <w:iCs/>
        </w:rPr>
        <w:t>β</w:t>
      </w:r>
      <w:r w:rsidR="00517DF1" w:rsidRPr="006A0859">
        <w:rPr>
          <w:rFonts w:ascii="Helvetica" w:hAnsi="Helvetica" w:cs="Times New Roman"/>
          <w:vertAlign w:val="subscript"/>
        </w:rPr>
        <w:t>K</w:t>
      </w:r>
      <w:r w:rsidR="00517DF1" w:rsidRPr="006A0859">
        <w:rPr>
          <w:rFonts w:ascii="Helvetica" w:hAnsi="Helvetica" w:cs="Times New Roman"/>
        </w:rPr>
        <w:t>+</w:t>
      </w:r>
      <w:r w:rsidR="00517DF1" w:rsidRPr="006A0859">
        <w:rPr>
          <w:rFonts w:ascii="Helvetica" w:hAnsi="Helvetica" w:cs="Times New Roman"/>
          <w:i/>
          <w:iCs/>
        </w:rPr>
        <w:t>β</w:t>
      </w:r>
      <w:r w:rsidR="00517DF1" w:rsidRPr="006A0859">
        <w:rPr>
          <w:rFonts w:ascii="Helvetica" w:hAnsi="Helvetica" w:cs="Times New Roman"/>
        </w:rPr>
        <w:t>)</w:t>
      </w:r>
      <w:r w:rsidR="00517DF1">
        <w:rPr>
          <w:rFonts w:ascii="Helvetica" w:hAnsi="Helvetica" w:cs="Times New Roman"/>
        </w:rPr>
        <w:t xml:space="preserve"> estimated from behavioral data </w:t>
      </w:r>
      <w:r w:rsidR="00623FB6">
        <w:rPr>
          <w:rFonts w:ascii="Helvetica" w:hAnsi="Helvetica" w:cs="Times New Roman"/>
        </w:rPr>
        <w:t>lied</w:t>
      </w:r>
      <w:r w:rsidR="00517DF1">
        <w:rPr>
          <w:rFonts w:ascii="Helvetica" w:hAnsi="Helvetica" w:cs="Times New Roman"/>
        </w:rPr>
        <w:t xml:space="preserve"> around the threshold</w:t>
      </w:r>
      <w:r w:rsidR="00EE3E2A">
        <w:rPr>
          <w:rFonts w:ascii="Helvetica" w:hAnsi="Helvetica" w:cs="Times New Roman"/>
        </w:rPr>
        <w:t xml:space="preserve"> between these two conditions</w:t>
      </w:r>
      <w:r w:rsidR="008125BE" w:rsidRPr="006A0859">
        <w:rPr>
          <w:rFonts w:ascii="Helvetica" w:hAnsi="Helvetica" w:cs="Times New Roman"/>
        </w:rPr>
        <w:t xml:space="preserve">, indicating </w:t>
      </w:r>
      <w:r w:rsidR="00517DF1">
        <w:rPr>
          <w:rFonts w:ascii="Helvetica" w:hAnsi="Helvetica" w:cs="Times New Roman"/>
        </w:rPr>
        <w:t>that the animals m</w:t>
      </w:r>
      <w:r w:rsidR="00B95AEE">
        <w:rPr>
          <w:rFonts w:ascii="Helvetica" w:hAnsi="Helvetica" w:cs="Times New Roman"/>
        </w:rPr>
        <w:t>ight have settled on a hybrid</w:t>
      </w:r>
      <w:r w:rsidR="00517DF1">
        <w:rPr>
          <w:rFonts w:ascii="Helvetica" w:hAnsi="Helvetica" w:cs="Times New Roman"/>
        </w:rPr>
        <w:t xml:space="preserve"> strategy t</w:t>
      </w:r>
      <w:r w:rsidR="00B95AEE">
        <w:rPr>
          <w:rFonts w:ascii="Helvetica" w:hAnsi="Helvetica" w:cs="Times New Roman"/>
        </w:rPr>
        <w:t>hat</w:t>
      </w:r>
      <w:r w:rsidR="005F73EF" w:rsidRPr="006A0859">
        <w:rPr>
          <w:rFonts w:ascii="Helvetica" w:hAnsi="Helvetica" w:cs="Times New Roman"/>
        </w:rPr>
        <w:t xml:space="preserve"> balance</w:t>
      </w:r>
      <w:r w:rsidR="00B95AEE">
        <w:rPr>
          <w:rFonts w:ascii="Helvetica" w:hAnsi="Helvetica" w:cs="Times New Roman"/>
        </w:rPr>
        <w:t>d</w:t>
      </w:r>
      <w:r w:rsidR="005F73EF" w:rsidRPr="006A0859">
        <w:rPr>
          <w:rFonts w:ascii="Helvetica" w:hAnsi="Helvetica" w:cs="Times New Roman"/>
        </w:rPr>
        <w:t xml:space="preserve"> </w:t>
      </w:r>
      <w:r w:rsidR="00517DF1">
        <w:rPr>
          <w:rFonts w:ascii="Helvetica" w:hAnsi="Helvetica" w:cs="Times New Roman"/>
        </w:rPr>
        <w:t>a</w:t>
      </w:r>
      <w:r w:rsidR="005F73EF" w:rsidRPr="006A0859">
        <w:rPr>
          <w:rFonts w:ascii="Helvetica" w:hAnsi="Helvetica" w:cs="Times New Roman"/>
        </w:rPr>
        <w:t xml:space="preserve"> tradeoff </w:t>
      </w:r>
      <w:r w:rsidR="00517DF1">
        <w:rPr>
          <w:rFonts w:ascii="Helvetica" w:hAnsi="Helvetica" w:cs="Times New Roman"/>
        </w:rPr>
        <w:t xml:space="preserve">between </w:t>
      </w:r>
      <w:r w:rsidR="005F73EF" w:rsidRPr="006A0859">
        <w:rPr>
          <w:rFonts w:ascii="Helvetica" w:hAnsi="Helvetica" w:cs="Times New Roman"/>
        </w:rPr>
        <w:t xml:space="preserve">performance and effort. </w:t>
      </w:r>
    </w:p>
    <w:p w14:paraId="39024686" w14:textId="144610A3" w:rsidR="00E37B7B" w:rsidRDefault="00E37B7B" w:rsidP="002B194A">
      <w:pPr>
        <w:spacing w:after="0" w:line="360" w:lineRule="auto"/>
        <w:rPr>
          <w:rFonts w:ascii="Helvetica" w:hAnsi="Helvetica" w:cs="Times New Roman"/>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2B194A" w14:paraId="54C81D17" w14:textId="77777777" w:rsidTr="002B508F">
        <w:tc>
          <w:tcPr>
            <w:tcW w:w="9350" w:type="dxa"/>
          </w:tcPr>
          <w:p w14:paraId="3E8D7B83" w14:textId="607714D1" w:rsidR="002B194A" w:rsidRDefault="00385B94" w:rsidP="00ED7474">
            <w:pPr>
              <w:spacing w:line="360" w:lineRule="auto"/>
              <w:rPr>
                <w:rFonts w:ascii="Helvetica" w:hAnsi="Helvetica" w:cs="Times New Roman"/>
              </w:rPr>
            </w:pPr>
            <w:r>
              <w:rPr>
                <w:rFonts w:ascii="Helvetica" w:hAnsi="Helvetica" w:cs="Times New Roman"/>
                <w:noProof/>
              </w:rPr>
              <w:lastRenderedPageBreak/>
              <w:drawing>
                <wp:inline distT="0" distB="0" distL="0" distR="0" wp14:anchorId="4280BD34" wp14:editId="1917252F">
                  <wp:extent cx="4352544" cy="60716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2544" cy="6071616"/>
                          </a:xfrm>
                          <a:prstGeom prst="rect">
                            <a:avLst/>
                          </a:prstGeom>
                          <a:noFill/>
                          <a:ln>
                            <a:noFill/>
                          </a:ln>
                        </pic:spPr>
                      </pic:pic>
                    </a:graphicData>
                  </a:graphic>
                </wp:inline>
              </w:drawing>
            </w:r>
          </w:p>
        </w:tc>
      </w:tr>
      <w:tr w:rsidR="002B194A" w14:paraId="34D63BA8" w14:textId="77777777" w:rsidTr="002B508F">
        <w:tc>
          <w:tcPr>
            <w:tcW w:w="9350" w:type="dxa"/>
          </w:tcPr>
          <w:p w14:paraId="77351B7B" w14:textId="77777777" w:rsidR="002B194A" w:rsidRPr="002B194A" w:rsidRDefault="002B194A" w:rsidP="002B194A">
            <w:pPr>
              <w:spacing w:line="360" w:lineRule="auto"/>
              <w:rPr>
                <w:rFonts w:ascii="Helvetica" w:hAnsi="Helvetica" w:cs="Times New Roman"/>
                <w:b/>
                <w:bCs/>
                <w:sz w:val="18"/>
                <w:szCs w:val="18"/>
              </w:rPr>
            </w:pPr>
            <w:r w:rsidRPr="002B194A">
              <w:rPr>
                <w:rFonts w:ascii="Helvetica" w:hAnsi="Helvetica" w:cs="Times New Roman"/>
                <w:b/>
                <w:bCs/>
                <w:sz w:val="18"/>
                <w:szCs w:val="18"/>
              </w:rPr>
              <w:t xml:space="preserve">Figure 3. </w:t>
            </w:r>
            <w:proofErr w:type="gramStart"/>
            <w:r w:rsidRPr="002B194A">
              <w:rPr>
                <w:rFonts w:ascii="Helvetica" w:hAnsi="Helvetica" w:cs="Times New Roman"/>
                <w:b/>
                <w:bCs/>
                <w:sz w:val="18"/>
                <w:szCs w:val="18"/>
              </w:rPr>
              <w:t>Parameters</w:t>
            </w:r>
            <w:proofErr w:type="gramEnd"/>
            <w:r w:rsidRPr="002B194A">
              <w:rPr>
                <w:rFonts w:ascii="Helvetica" w:hAnsi="Helvetica" w:cs="Times New Roman"/>
                <w:b/>
                <w:bCs/>
                <w:sz w:val="18"/>
                <w:szCs w:val="18"/>
              </w:rPr>
              <w:t xml:space="preserve"> estimation and simulation results of a computational agent playing the matching pennies game</w:t>
            </w:r>
            <w:bookmarkStart w:id="31" w:name="_Hlk58575683"/>
            <w:r w:rsidRPr="002B194A">
              <w:rPr>
                <w:rFonts w:ascii="Helvetica" w:hAnsi="Helvetica" w:cs="Times New Roman"/>
                <w:b/>
                <w:bCs/>
                <w:sz w:val="18"/>
                <w:szCs w:val="18"/>
              </w:rPr>
              <w:t>.</w:t>
            </w:r>
          </w:p>
          <w:p w14:paraId="4F6D72B4" w14:textId="6BE18797" w:rsidR="002B194A" w:rsidRPr="002B194A" w:rsidRDefault="002B194A" w:rsidP="002B194A">
            <w:pPr>
              <w:spacing w:line="360" w:lineRule="auto"/>
              <w:rPr>
                <w:rFonts w:ascii="Helvetica" w:hAnsi="Helvetica" w:cs="Times New Roman"/>
                <w:sz w:val="18"/>
                <w:szCs w:val="18"/>
              </w:rPr>
            </w:pPr>
            <w:r w:rsidRPr="002B194A">
              <w:rPr>
                <w:rFonts w:ascii="Helvetica" w:hAnsi="Helvetica" w:cs="Times New Roman"/>
                <w:sz w:val="18"/>
                <w:szCs w:val="18"/>
              </w:rPr>
              <w:t xml:space="preserve"> (A) </w:t>
            </w:r>
            <w:proofErr w:type="gramStart"/>
            <w:r w:rsidRPr="002B194A">
              <w:rPr>
                <w:rFonts w:ascii="Helvetica" w:hAnsi="Helvetica" w:cs="Times New Roman"/>
                <w:sz w:val="18"/>
                <w:szCs w:val="18"/>
              </w:rPr>
              <w:t>Parameters</w:t>
            </w:r>
            <w:proofErr w:type="gramEnd"/>
            <w:r w:rsidRPr="002B194A">
              <w:rPr>
                <w:rFonts w:ascii="Helvetica" w:hAnsi="Helvetica" w:cs="Times New Roman"/>
                <w:sz w:val="18"/>
                <w:szCs w:val="18"/>
              </w:rPr>
              <w:t xml:space="preserve"> estimation of the actual animal behavior. Left panel: the relative weight of choice kernel. </w:t>
            </w:r>
            <w:r w:rsidRPr="002B194A">
              <w:rPr>
                <w:rFonts w:ascii="Helvetica" w:hAnsi="Helvetica" w:cs="Times New Roman"/>
                <w:i/>
                <w:sz w:val="18"/>
                <w:szCs w:val="18"/>
              </w:rPr>
              <w:t>β</w:t>
            </w:r>
            <w:r w:rsidRPr="002B194A">
              <w:rPr>
                <w:rFonts w:ascii="Helvetica" w:hAnsi="Helvetica" w:cs="Times New Roman"/>
                <w:sz w:val="18"/>
                <w:szCs w:val="18"/>
                <w:vertAlign w:val="subscript"/>
              </w:rPr>
              <w:t>K</w:t>
            </w:r>
            <w:r w:rsidRPr="002B194A">
              <w:rPr>
                <w:rFonts w:ascii="Helvetica" w:hAnsi="Helvetica" w:cs="Times New Roman"/>
                <w:sz w:val="18"/>
                <w:szCs w:val="18"/>
              </w:rPr>
              <w:t>/(</w:t>
            </w:r>
            <w:r w:rsidRPr="002B194A">
              <w:rPr>
                <w:rFonts w:ascii="Helvetica" w:hAnsi="Helvetica" w:cs="Times New Roman"/>
                <w:i/>
                <w:sz w:val="18"/>
                <w:szCs w:val="18"/>
              </w:rPr>
              <w:t>β</w:t>
            </w:r>
            <w:r w:rsidRPr="002B194A">
              <w:rPr>
                <w:rFonts w:ascii="Helvetica" w:hAnsi="Helvetica" w:cs="Times New Roman"/>
                <w:sz w:val="18"/>
                <w:szCs w:val="18"/>
              </w:rPr>
              <w:t>+</w:t>
            </w:r>
            <w:r w:rsidRPr="002B194A">
              <w:rPr>
                <w:rFonts w:ascii="Helvetica" w:hAnsi="Helvetica" w:cs="Times New Roman"/>
                <w:i/>
                <w:sz w:val="18"/>
                <w:szCs w:val="18"/>
              </w:rPr>
              <w:t>β</w:t>
            </w:r>
            <w:r w:rsidRPr="002B194A">
              <w:rPr>
                <w:rFonts w:ascii="Helvetica" w:hAnsi="Helvetica" w:cs="Times New Roman"/>
                <w:sz w:val="18"/>
                <w:szCs w:val="18"/>
                <w:vertAlign w:val="subscript"/>
              </w:rPr>
              <w:t>K</w:t>
            </w:r>
            <w:r w:rsidRPr="002B194A">
              <w:rPr>
                <w:rFonts w:ascii="Helvetica" w:hAnsi="Helvetica" w:cs="Times New Roman"/>
                <w:sz w:val="18"/>
                <w:szCs w:val="18"/>
              </w:rPr>
              <w:t xml:space="preserve">) = 0.75±0.09; Middle panel: the total exploration level. </w:t>
            </w:r>
            <w:r w:rsidRPr="002B194A">
              <w:rPr>
                <w:rFonts w:ascii="Helvetica" w:hAnsi="Helvetica" w:cs="Times New Roman"/>
                <w:i/>
                <w:sz w:val="18"/>
                <w:szCs w:val="18"/>
              </w:rPr>
              <w:t>β</w:t>
            </w:r>
            <w:r w:rsidRPr="002B194A">
              <w:rPr>
                <w:rFonts w:ascii="Helvetica" w:hAnsi="Helvetica" w:cs="Times New Roman"/>
                <w:sz w:val="18"/>
                <w:szCs w:val="18"/>
              </w:rPr>
              <w:t>+</w:t>
            </w:r>
            <w:r w:rsidRPr="002B194A">
              <w:rPr>
                <w:rFonts w:ascii="Helvetica" w:hAnsi="Helvetica" w:cs="Times New Roman"/>
                <w:i/>
                <w:sz w:val="18"/>
                <w:szCs w:val="18"/>
              </w:rPr>
              <w:t>β</w:t>
            </w:r>
            <w:r w:rsidRPr="002B194A">
              <w:rPr>
                <w:rFonts w:ascii="Helvetica" w:hAnsi="Helvetica" w:cs="Times New Roman"/>
                <w:sz w:val="18"/>
                <w:szCs w:val="18"/>
                <w:vertAlign w:val="subscript"/>
              </w:rPr>
              <w:t>K</w:t>
            </w:r>
            <w:r w:rsidRPr="002B194A">
              <w:rPr>
                <w:rFonts w:ascii="Helvetica" w:hAnsi="Helvetica" w:cs="Times New Roman"/>
                <w:sz w:val="18"/>
                <w:szCs w:val="18"/>
              </w:rPr>
              <w:t xml:space="preserve"> = 2.15±0.17; Right panel: relative learning rate of the choice kernel. </w:t>
            </w:r>
            <w:r w:rsidRPr="002B194A">
              <w:rPr>
                <w:rFonts w:ascii="Helvetica" w:hAnsi="Helvetica" w:cs="Times New Roman"/>
                <w:i/>
                <w:sz w:val="18"/>
                <w:szCs w:val="18"/>
              </w:rPr>
              <w:t>α</w:t>
            </w:r>
            <w:r w:rsidRPr="002B194A">
              <w:rPr>
                <w:rFonts w:ascii="Helvetica" w:hAnsi="Helvetica" w:cs="Times New Roman"/>
                <w:sz w:val="18"/>
                <w:szCs w:val="18"/>
                <w:vertAlign w:val="subscript"/>
              </w:rPr>
              <w:t>K</w:t>
            </w:r>
            <w:r w:rsidRPr="002B194A">
              <w:rPr>
                <w:rFonts w:ascii="Helvetica" w:hAnsi="Helvetica" w:cs="Times New Roman"/>
                <w:sz w:val="18"/>
                <w:szCs w:val="18"/>
              </w:rPr>
              <w:t>/</w:t>
            </w:r>
            <w:r w:rsidRPr="002B194A">
              <w:rPr>
                <w:rFonts w:ascii="Helvetica" w:hAnsi="Helvetica" w:cs="Times New Roman"/>
                <w:i/>
                <w:sz w:val="18"/>
                <w:szCs w:val="18"/>
              </w:rPr>
              <w:t>α</w:t>
            </w:r>
            <w:r w:rsidRPr="002B194A">
              <w:rPr>
                <w:rFonts w:ascii="Helvetica" w:hAnsi="Helvetica" w:cs="Times New Roman"/>
                <w:sz w:val="18"/>
                <w:szCs w:val="18"/>
              </w:rPr>
              <w:t xml:space="preserve"> = 0.22±0.10. </w:t>
            </w:r>
            <w:bookmarkEnd w:id="31"/>
            <w:r w:rsidRPr="002B194A">
              <w:rPr>
                <w:rFonts w:ascii="Helvetica" w:hAnsi="Helvetica" w:cs="Times New Roman"/>
                <w:sz w:val="18"/>
                <w:szCs w:val="18"/>
              </w:rPr>
              <w:t xml:space="preserve">(B) </w:t>
            </w:r>
            <w:bookmarkStart w:id="32" w:name="_Hlk58575903"/>
            <w:r w:rsidRPr="002B194A">
              <w:rPr>
                <w:rFonts w:ascii="Helvetica" w:hAnsi="Helvetica" w:cs="Times New Roman"/>
                <w:sz w:val="18"/>
                <w:szCs w:val="18"/>
              </w:rPr>
              <w:t xml:space="preserve">The performance of a computational agent playing the game. The agent adopted different values of </w:t>
            </w:r>
            <w:r w:rsidRPr="002B194A">
              <w:rPr>
                <w:rFonts w:ascii="Helvetica" w:hAnsi="Helvetica" w:cs="Times New Roman"/>
                <w:i/>
                <w:sz w:val="18"/>
                <w:szCs w:val="18"/>
              </w:rPr>
              <w:t>β</w:t>
            </w:r>
            <w:r w:rsidRPr="002B194A">
              <w:rPr>
                <w:rFonts w:ascii="Helvetica" w:hAnsi="Helvetica" w:cs="Times New Roman"/>
                <w:sz w:val="18"/>
                <w:szCs w:val="18"/>
                <w:vertAlign w:val="subscript"/>
              </w:rPr>
              <w:t>K</w:t>
            </w:r>
            <w:r w:rsidRPr="002B194A">
              <w:rPr>
                <w:rFonts w:ascii="Helvetica" w:hAnsi="Helvetica" w:cs="Times New Roman"/>
                <w:sz w:val="18"/>
                <w:szCs w:val="18"/>
              </w:rPr>
              <w:t>/(</w:t>
            </w:r>
            <w:r w:rsidRPr="002B194A">
              <w:rPr>
                <w:rFonts w:ascii="Helvetica" w:hAnsi="Helvetica" w:cs="Times New Roman"/>
                <w:i/>
                <w:sz w:val="18"/>
                <w:szCs w:val="18"/>
              </w:rPr>
              <w:t>β</w:t>
            </w:r>
            <w:r w:rsidRPr="002B194A">
              <w:rPr>
                <w:rFonts w:ascii="Helvetica" w:hAnsi="Helvetica" w:cs="Times New Roman"/>
                <w:sz w:val="18"/>
                <w:szCs w:val="18"/>
              </w:rPr>
              <w:t>+</w:t>
            </w:r>
            <w:r w:rsidRPr="002B194A">
              <w:rPr>
                <w:rFonts w:ascii="Helvetica" w:hAnsi="Helvetica" w:cs="Times New Roman"/>
                <w:i/>
                <w:sz w:val="18"/>
                <w:szCs w:val="18"/>
              </w:rPr>
              <w:t>β</w:t>
            </w:r>
            <w:r w:rsidRPr="002B194A">
              <w:rPr>
                <w:rFonts w:ascii="Helvetica" w:hAnsi="Helvetica" w:cs="Times New Roman"/>
                <w:sz w:val="18"/>
                <w:szCs w:val="18"/>
                <w:vertAlign w:val="subscript"/>
              </w:rPr>
              <w:t>K</w:t>
            </w:r>
            <w:r w:rsidRPr="002B194A">
              <w:rPr>
                <w:rFonts w:ascii="Helvetica" w:hAnsi="Helvetica" w:cs="Times New Roman"/>
                <w:sz w:val="18"/>
                <w:szCs w:val="18"/>
              </w:rPr>
              <w:t>), with the summation of inverse temperatures (</w:t>
            </w:r>
            <w:r w:rsidRPr="002B194A">
              <w:rPr>
                <w:rFonts w:ascii="Helvetica" w:hAnsi="Helvetica" w:cs="Times New Roman"/>
                <w:i/>
                <w:sz w:val="18"/>
                <w:szCs w:val="18"/>
              </w:rPr>
              <w:t>β</w:t>
            </w:r>
            <w:r w:rsidRPr="002B194A">
              <w:rPr>
                <w:rFonts w:ascii="Helvetica" w:hAnsi="Helvetica" w:cs="Times New Roman"/>
                <w:sz w:val="18"/>
                <w:szCs w:val="18"/>
              </w:rPr>
              <w:t>+</w:t>
            </w:r>
            <w:r w:rsidRPr="002B194A">
              <w:rPr>
                <w:rFonts w:ascii="Helvetica" w:hAnsi="Helvetica" w:cs="Times New Roman"/>
                <w:i/>
                <w:sz w:val="18"/>
                <w:szCs w:val="18"/>
              </w:rPr>
              <w:t>β</w:t>
            </w:r>
            <w:r w:rsidRPr="002B194A">
              <w:rPr>
                <w:rFonts w:ascii="Helvetica" w:hAnsi="Helvetica" w:cs="Times New Roman"/>
                <w:sz w:val="18"/>
                <w:szCs w:val="18"/>
                <w:vertAlign w:val="subscript"/>
              </w:rPr>
              <w:t>K</w:t>
            </w:r>
            <w:r w:rsidRPr="002B194A">
              <w:rPr>
                <w:rFonts w:ascii="Helvetica" w:hAnsi="Helvetica" w:cs="Times New Roman"/>
                <w:sz w:val="18"/>
                <w:szCs w:val="18"/>
              </w:rPr>
              <w:t xml:space="preserve">) unchanged. The values of learning rate and summation of inverse temperature are set to be the median of the fitted value of the five animals. Black solid curve: the probability of stay as a function of different relative inverse temperature; Black dashed curve: average reward rate; Purple solid curve: entropy of three consecutive choices. Black solid, black </w:t>
            </w:r>
            <w:r w:rsidRPr="002B194A">
              <w:rPr>
                <w:rFonts w:ascii="Helvetica" w:hAnsi="Helvetica" w:cs="Times New Roman"/>
                <w:sz w:val="18"/>
                <w:szCs w:val="18"/>
              </w:rPr>
              <w:lastRenderedPageBreak/>
              <w:t xml:space="preserve">empty, and purple dot: the probability of stay, average reward, and entropy of three consecutive choices of the computational agent whose all four parameters were set to be the median of the fitted parameters. </w:t>
            </w:r>
            <w:bookmarkEnd w:id="32"/>
          </w:p>
        </w:tc>
      </w:tr>
    </w:tbl>
    <w:p w14:paraId="5EF8F64F" w14:textId="77777777" w:rsidR="002B194A" w:rsidRDefault="002B194A" w:rsidP="002B194A">
      <w:pPr>
        <w:spacing w:after="0" w:line="360" w:lineRule="auto"/>
        <w:rPr>
          <w:rFonts w:ascii="Helvetica" w:hAnsi="Helvetica" w:cs="Times New Roman"/>
        </w:rPr>
      </w:pPr>
    </w:p>
    <w:p w14:paraId="7540F90A" w14:textId="0DE0BAA7" w:rsidR="0002787F" w:rsidRPr="006A0859" w:rsidRDefault="002C6632" w:rsidP="0002787F">
      <w:pPr>
        <w:spacing w:after="0" w:line="360" w:lineRule="auto"/>
        <w:rPr>
          <w:rFonts w:ascii="Helvetica" w:hAnsi="Helvetica" w:cs="Times New Roman"/>
        </w:rPr>
      </w:pPr>
      <w:r>
        <w:rPr>
          <w:rFonts w:ascii="Helvetica" w:hAnsi="Helvetica" w:cs="Times New Roman"/>
          <w:b/>
          <w:bCs/>
        </w:rPr>
        <w:t>Pu</w:t>
      </w:r>
      <w:r w:rsidR="006A486F">
        <w:rPr>
          <w:rFonts w:ascii="Helvetica" w:hAnsi="Helvetica" w:cs="Times New Roman"/>
          <w:b/>
          <w:bCs/>
        </w:rPr>
        <w:t xml:space="preserve">pillometry data </w:t>
      </w:r>
      <w:r>
        <w:rPr>
          <w:rFonts w:ascii="Helvetica" w:hAnsi="Helvetica" w:cs="Times New Roman"/>
          <w:b/>
          <w:bCs/>
        </w:rPr>
        <w:t xml:space="preserve">were processed </w:t>
      </w:r>
      <w:r w:rsidR="006A486F">
        <w:rPr>
          <w:rFonts w:ascii="Helvetica" w:hAnsi="Helvetica" w:cs="Times New Roman"/>
          <w:b/>
          <w:bCs/>
        </w:rPr>
        <w:t xml:space="preserve">using </w:t>
      </w:r>
      <w:proofErr w:type="spellStart"/>
      <w:r w:rsidR="006A486F">
        <w:rPr>
          <w:rFonts w:ascii="Helvetica" w:hAnsi="Helvetica" w:cs="Times New Roman"/>
          <w:b/>
          <w:bCs/>
        </w:rPr>
        <w:t>DeepLabCut</w:t>
      </w:r>
      <w:proofErr w:type="spellEnd"/>
    </w:p>
    <w:p w14:paraId="631B0364" w14:textId="1295440B" w:rsidR="003C6900" w:rsidRDefault="003C6900" w:rsidP="004C2E91">
      <w:pPr>
        <w:spacing w:after="0" w:line="360" w:lineRule="auto"/>
        <w:rPr>
          <w:rFonts w:ascii="Helvetica" w:hAnsi="Helvetica" w:cs="Times New Roman"/>
        </w:rPr>
      </w:pPr>
      <w:r>
        <w:rPr>
          <w:rFonts w:ascii="Helvetica" w:hAnsi="Helvetica" w:cs="Times New Roman"/>
        </w:rPr>
        <w:t xml:space="preserve">While the mouse </w:t>
      </w:r>
      <w:r w:rsidR="004C2E91">
        <w:rPr>
          <w:rFonts w:ascii="Helvetica" w:hAnsi="Helvetica" w:cs="Times New Roman"/>
        </w:rPr>
        <w:t>played</w:t>
      </w:r>
      <w:r>
        <w:rPr>
          <w:rFonts w:ascii="Helvetica" w:hAnsi="Helvetica" w:cs="Times New Roman"/>
        </w:rPr>
        <w:t xml:space="preserve"> matching pennies, a camera was positioned to capture videos of the</w:t>
      </w:r>
      <w:r w:rsidR="00113624" w:rsidRPr="006A0859">
        <w:rPr>
          <w:rFonts w:ascii="Helvetica" w:hAnsi="Helvetica" w:cs="Times New Roman"/>
        </w:rPr>
        <w:t xml:space="preserve"> right </w:t>
      </w:r>
      <w:r w:rsidR="004C2E91">
        <w:rPr>
          <w:rFonts w:ascii="Helvetica" w:hAnsi="Helvetica" w:cs="Times New Roman"/>
        </w:rPr>
        <w:t>eye</w:t>
      </w:r>
      <w:r w:rsidR="00113624" w:rsidRPr="006A0859">
        <w:rPr>
          <w:rFonts w:ascii="Helvetica" w:hAnsi="Helvetica" w:cs="Times New Roman"/>
        </w:rPr>
        <w:t xml:space="preserve"> (</w:t>
      </w:r>
      <w:r w:rsidR="00E80814" w:rsidRPr="000B7D62">
        <w:rPr>
          <w:rFonts w:ascii="Helvetica" w:hAnsi="Helvetica" w:cs="Times New Roman"/>
          <w:b/>
          <w:bCs/>
        </w:rPr>
        <w:t>Fig.</w:t>
      </w:r>
      <w:r w:rsidR="00220B11" w:rsidRPr="000B7D62">
        <w:rPr>
          <w:rFonts w:ascii="Helvetica" w:hAnsi="Helvetica" w:cs="Times New Roman"/>
          <w:b/>
          <w:bCs/>
        </w:rPr>
        <w:t xml:space="preserve"> 4</w:t>
      </w:r>
      <w:r w:rsidR="00113624" w:rsidRPr="000B7D62">
        <w:rPr>
          <w:rFonts w:ascii="Helvetica" w:hAnsi="Helvetica" w:cs="Times New Roman"/>
          <w:b/>
          <w:bCs/>
        </w:rPr>
        <w:t>A</w:t>
      </w:r>
      <w:r w:rsidR="00113624" w:rsidRPr="006A0859">
        <w:rPr>
          <w:rFonts w:ascii="Helvetica" w:hAnsi="Helvetica" w:cs="Times New Roman"/>
        </w:rPr>
        <w:t>).</w:t>
      </w:r>
      <w:r w:rsidR="00B37C44" w:rsidRPr="006A0859">
        <w:rPr>
          <w:rFonts w:ascii="Helvetica" w:hAnsi="Helvetica" w:cs="Times New Roman"/>
        </w:rPr>
        <w:t xml:space="preserve"> </w:t>
      </w:r>
      <w:r>
        <w:rPr>
          <w:rFonts w:ascii="Helvetica" w:hAnsi="Helvetica" w:cs="Times New Roman"/>
        </w:rPr>
        <w:t xml:space="preserve">To extract pupil size from the video, we </w:t>
      </w:r>
      <w:r w:rsidR="004C2E91">
        <w:rPr>
          <w:rFonts w:ascii="Helvetica" w:hAnsi="Helvetica" w:cs="Times New Roman"/>
        </w:rPr>
        <w:t xml:space="preserve">labeled </w:t>
      </w:r>
      <w:r w:rsidR="00C22B66">
        <w:rPr>
          <w:rFonts w:ascii="Helvetica" w:hAnsi="Helvetica" w:cs="Times New Roman"/>
        </w:rPr>
        <w:t xml:space="preserve">a </w:t>
      </w:r>
      <w:r w:rsidR="004C2E91">
        <w:rPr>
          <w:rFonts w:ascii="Helvetica" w:hAnsi="Helvetica" w:cs="Times New Roman"/>
        </w:rPr>
        <w:t>small subset of video frames manually, which were fed to</w:t>
      </w:r>
      <w:r>
        <w:rPr>
          <w:rFonts w:ascii="Helvetica" w:hAnsi="Helvetica" w:cs="Times New Roman"/>
        </w:rPr>
        <w:t xml:space="preserve"> the toolbox </w:t>
      </w:r>
      <w:proofErr w:type="spellStart"/>
      <w:r>
        <w:rPr>
          <w:rFonts w:ascii="Helvetica" w:hAnsi="Helvetica" w:cs="Times New Roman"/>
        </w:rPr>
        <w:t>DeepLabCut</w:t>
      </w:r>
      <w:proofErr w:type="spellEnd"/>
      <w:r>
        <w:rPr>
          <w:rFonts w:ascii="Helvetica" w:hAnsi="Helvetica" w:cs="Times New Roman"/>
        </w:rPr>
        <w:t xml:space="preserve"> </w:t>
      </w:r>
      <w:r w:rsidRPr="006A0859">
        <w:rPr>
          <w:rFonts w:ascii="Helvetica" w:hAnsi="Helvetica" w:cs="Times New Roman"/>
        </w:rPr>
        <w:fldChar w:fldCharType="begin">
          <w:fldData xml:space="preserve">PEVuZE5vdGU+PENpdGU+PEF1dGhvcj5NYXRoaXM8L0F1dGhvcj48WWVhcj4yMDE4PC9ZZWFyPjxS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</w:fldData>
        </w:fldChar>
      </w:r>
      <w:r w:rsidRPr="006A0859">
        <w:rPr>
          <w:rFonts w:ascii="Helvetica" w:hAnsi="Helvetica" w:cs="Times New Roman"/>
        </w:rPr>
        <w:instrText xml:space="preserve"> ADDIN EN.CITE </w:instrText>
      </w:r>
      <w:r w:rsidRPr="006A0859">
        <w:rPr>
          <w:rFonts w:ascii="Helvetica" w:hAnsi="Helvetica" w:cs="Times New Roman"/>
        </w:rPr>
        <w:fldChar w:fldCharType="begin">
          <w:fldData xml:space="preserve">PEVuZE5vdGU+PENpdGU+PEF1dGhvcj5NYXRoaXM8L0F1dGhvcj48WWVhcj4yMDE4PC9ZZWFyPjxS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</w:fldData>
        </w:fldChar>
      </w:r>
      <w:r w:rsidRPr="006A0859">
        <w:rPr>
          <w:rFonts w:ascii="Helvetica" w:hAnsi="Helvetica" w:cs="Times New Roman"/>
        </w:rPr>
        <w:instrText xml:space="preserve"> ADDIN EN.CITE.DATA </w:instrText>
      </w:r>
      <w:r w:rsidRPr="006A0859">
        <w:rPr>
          <w:rFonts w:ascii="Helvetica" w:hAnsi="Helvetica" w:cs="Times New Roman"/>
        </w:rPr>
      </w:r>
      <w:r w:rsidRPr="006A0859">
        <w:rPr>
          <w:rFonts w:ascii="Helvetica" w:hAnsi="Helvetica" w:cs="Times New Roman"/>
        </w:rPr>
        <w:fldChar w:fldCharType="end"/>
      </w:r>
      <w:r w:rsidRPr="006A0859">
        <w:rPr>
          <w:rFonts w:ascii="Helvetica" w:hAnsi="Helvetica" w:cs="Times New Roman"/>
        </w:rPr>
      </w:r>
      <w:r w:rsidRPr="006A0859">
        <w:rPr>
          <w:rFonts w:ascii="Helvetica" w:hAnsi="Helvetica" w:cs="Times New Roman"/>
        </w:rPr>
        <w:fldChar w:fldCharType="separate"/>
      </w:r>
      <w:r w:rsidRPr="006A0859">
        <w:rPr>
          <w:rFonts w:ascii="Helvetica" w:hAnsi="Helvetica" w:cs="Times New Roman"/>
          <w:noProof/>
        </w:rPr>
        <w:t>(Mathis et al., 2018; Nath et al., 2019)</w:t>
      </w:r>
      <w:r w:rsidRPr="006A0859">
        <w:rPr>
          <w:rFonts w:ascii="Helvetica" w:hAnsi="Helvetica" w:cs="Times New Roman"/>
        </w:rPr>
        <w:fldChar w:fldCharType="end"/>
      </w:r>
      <w:r w:rsidR="004C2E91">
        <w:rPr>
          <w:rFonts w:ascii="Helvetica" w:hAnsi="Helvetica" w:cs="Times New Roman"/>
        </w:rPr>
        <w:t xml:space="preserve"> to </w:t>
      </w:r>
      <w:r>
        <w:rPr>
          <w:rFonts w:ascii="Helvetica" w:hAnsi="Helvetica" w:cs="Times New Roman"/>
        </w:rPr>
        <w:t xml:space="preserve">generate a deep convolutional network to extract automatically labels from the </w:t>
      </w:r>
      <w:r w:rsidR="004C2E91">
        <w:rPr>
          <w:rFonts w:ascii="Helvetica" w:hAnsi="Helvetica" w:cs="Times New Roman"/>
        </w:rPr>
        <w:t xml:space="preserve">entire </w:t>
      </w:r>
      <w:r>
        <w:rPr>
          <w:rFonts w:ascii="Helvetica" w:hAnsi="Helvetica" w:cs="Times New Roman"/>
        </w:rPr>
        <w:t>video.</w:t>
      </w:r>
      <w:r w:rsidR="003562B7">
        <w:rPr>
          <w:rFonts w:ascii="Helvetica" w:hAnsi="Helvetica" w:cs="Times New Roman"/>
        </w:rPr>
        <w:t xml:space="preserve"> </w:t>
      </w:r>
      <w:r w:rsidR="00E80814" w:rsidRPr="000B7D62">
        <w:rPr>
          <w:rFonts w:ascii="Helvetica" w:hAnsi="Helvetica" w:cs="Times New Roman"/>
          <w:b/>
          <w:bCs/>
        </w:rPr>
        <w:t>Fig</w:t>
      </w:r>
      <w:r>
        <w:rPr>
          <w:rFonts w:ascii="Helvetica" w:hAnsi="Helvetica" w:cs="Times New Roman"/>
          <w:b/>
          <w:bCs/>
        </w:rPr>
        <w:t>ure</w:t>
      </w:r>
      <w:r w:rsidR="00220B11" w:rsidRPr="000B7D62">
        <w:rPr>
          <w:rFonts w:ascii="Helvetica" w:hAnsi="Helvetica" w:cs="Times New Roman"/>
          <w:b/>
          <w:bCs/>
        </w:rPr>
        <w:t xml:space="preserve"> 4</w:t>
      </w:r>
      <w:r w:rsidR="00724299" w:rsidRPr="000B7D62">
        <w:rPr>
          <w:rFonts w:ascii="Helvetica" w:hAnsi="Helvetica" w:cs="Times New Roman"/>
          <w:b/>
          <w:bCs/>
        </w:rPr>
        <w:t>B</w:t>
      </w:r>
      <w:r w:rsidR="0052036F" w:rsidRPr="006A0859">
        <w:rPr>
          <w:rFonts w:ascii="Helvetica" w:hAnsi="Helvetica" w:cs="Times New Roman"/>
        </w:rPr>
        <w:t xml:space="preserve"> shows an example </w:t>
      </w:r>
      <w:r w:rsidR="00C22B66">
        <w:rPr>
          <w:rFonts w:ascii="Helvetica" w:hAnsi="Helvetica" w:cs="Times New Roman"/>
        </w:rPr>
        <w:t xml:space="preserve">video </w:t>
      </w:r>
      <w:r w:rsidR="0052036F" w:rsidRPr="006A0859">
        <w:rPr>
          <w:rFonts w:ascii="Helvetica" w:hAnsi="Helvetica" w:cs="Times New Roman"/>
        </w:rPr>
        <w:t>frame</w:t>
      </w:r>
      <w:r w:rsidR="00F230D1">
        <w:rPr>
          <w:rFonts w:ascii="Helvetica" w:hAnsi="Helvetica" w:cs="Times New Roman"/>
        </w:rPr>
        <w:t xml:space="preserve"> with</w:t>
      </w:r>
      <w:r>
        <w:rPr>
          <w:rFonts w:ascii="Helvetica" w:hAnsi="Helvetica" w:cs="Times New Roman"/>
        </w:rPr>
        <w:t xml:space="preserve"> labels identified manually and by </w:t>
      </w:r>
      <w:proofErr w:type="spellStart"/>
      <w:r w:rsidR="0052036F" w:rsidRPr="006A0859">
        <w:rPr>
          <w:rFonts w:ascii="Helvetica" w:hAnsi="Helvetica" w:cs="Times New Roman"/>
        </w:rPr>
        <w:t>DeepLabCut</w:t>
      </w:r>
      <w:proofErr w:type="spellEnd"/>
      <w:r w:rsidR="0052036F" w:rsidRPr="006A0859">
        <w:rPr>
          <w:rFonts w:ascii="Helvetica" w:hAnsi="Helvetica" w:cs="Times New Roman"/>
        </w:rPr>
        <w:t xml:space="preserve">. To quantify </w:t>
      </w:r>
      <w:r>
        <w:rPr>
          <w:rFonts w:ascii="Helvetica" w:hAnsi="Helvetica" w:cs="Times New Roman"/>
        </w:rPr>
        <w:t>the performance of the automated procedure</w:t>
      </w:r>
      <w:r w:rsidR="0052036F" w:rsidRPr="006A0859">
        <w:rPr>
          <w:rFonts w:ascii="Helvetica" w:hAnsi="Helvetica" w:cs="Times New Roman"/>
        </w:rPr>
        <w:t>, we calculate</w:t>
      </w:r>
      <w:r>
        <w:rPr>
          <w:rFonts w:ascii="Helvetica" w:hAnsi="Helvetica" w:cs="Times New Roman"/>
        </w:rPr>
        <w:t>d</w:t>
      </w:r>
      <w:r w:rsidR="0052036F" w:rsidRPr="006A0859">
        <w:rPr>
          <w:rFonts w:ascii="Helvetica" w:hAnsi="Helvetica" w:cs="Times New Roman"/>
        </w:rPr>
        <w:t xml:space="preserve"> the deviation</w:t>
      </w:r>
      <w:r w:rsidR="002628D1">
        <w:rPr>
          <w:rFonts w:ascii="Helvetica" w:hAnsi="Helvetica" w:cs="Times New Roman"/>
        </w:rPr>
        <w:t>s</w:t>
      </w:r>
      <w:r w:rsidR="0052036F" w:rsidRPr="006A0859">
        <w:rPr>
          <w:rFonts w:ascii="Helvetica" w:hAnsi="Helvetica" w:cs="Times New Roman"/>
        </w:rPr>
        <w:t xml:space="preserve"> </w:t>
      </w:r>
      <w:r>
        <w:rPr>
          <w:rFonts w:ascii="Helvetica" w:hAnsi="Helvetica" w:cs="Times New Roman"/>
        </w:rPr>
        <w:t xml:space="preserve">between </w:t>
      </w:r>
      <w:r w:rsidR="004C2E91">
        <w:rPr>
          <w:rFonts w:ascii="Helvetica" w:hAnsi="Helvetica" w:cs="Times New Roman"/>
        </w:rPr>
        <w:t>the manually selected</w:t>
      </w:r>
      <w:r>
        <w:rPr>
          <w:rFonts w:ascii="Helvetica" w:hAnsi="Helvetica" w:cs="Times New Roman"/>
        </w:rPr>
        <w:t xml:space="preserve"> and </w:t>
      </w:r>
      <w:r w:rsidR="004C2E91">
        <w:rPr>
          <w:rFonts w:ascii="Helvetica" w:hAnsi="Helvetica" w:cs="Times New Roman"/>
        </w:rPr>
        <w:t xml:space="preserve">automatically </w:t>
      </w:r>
      <w:r>
        <w:rPr>
          <w:rFonts w:ascii="Helvetica" w:hAnsi="Helvetica" w:cs="Times New Roman"/>
        </w:rPr>
        <w:t>estimated</w:t>
      </w:r>
      <w:r w:rsidR="0052036F" w:rsidRPr="006A0859">
        <w:rPr>
          <w:rFonts w:ascii="Helvetica" w:hAnsi="Helvetica" w:cs="Times New Roman"/>
        </w:rPr>
        <w:t xml:space="preserve"> labels</w:t>
      </w:r>
      <w:r>
        <w:rPr>
          <w:rFonts w:ascii="Helvetica" w:hAnsi="Helvetica" w:cs="Times New Roman"/>
        </w:rPr>
        <w:t xml:space="preserve"> </w:t>
      </w:r>
      <w:r w:rsidR="006C4F95">
        <w:rPr>
          <w:rFonts w:ascii="Helvetica" w:hAnsi="Helvetica" w:cs="Times New Roman"/>
        </w:rPr>
        <w:t>for</w:t>
      </w:r>
      <w:r>
        <w:rPr>
          <w:rFonts w:ascii="Helvetica" w:hAnsi="Helvetica" w:cs="Times New Roman"/>
        </w:rPr>
        <w:t xml:space="preserve"> the top, bottom, left, right, and center </w:t>
      </w:r>
      <w:r w:rsidR="004C2E91">
        <w:rPr>
          <w:rFonts w:ascii="Helvetica" w:hAnsi="Helvetica" w:cs="Times New Roman"/>
        </w:rPr>
        <w:t xml:space="preserve">positions </w:t>
      </w:r>
      <w:r>
        <w:rPr>
          <w:rFonts w:ascii="Helvetica" w:hAnsi="Helvetica" w:cs="Times New Roman"/>
        </w:rPr>
        <w:t>of the mouse’s pupil</w:t>
      </w:r>
      <w:r w:rsidR="0052036F" w:rsidRPr="006A0859">
        <w:rPr>
          <w:rFonts w:ascii="Helvetica" w:hAnsi="Helvetica" w:cs="Times New Roman"/>
        </w:rPr>
        <w:t xml:space="preserve"> (</w:t>
      </w:r>
      <w:r w:rsidR="00E80814" w:rsidRPr="000B7D62">
        <w:rPr>
          <w:rFonts w:ascii="Helvetica" w:hAnsi="Helvetica" w:cs="Times New Roman"/>
          <w:b/>
          <w:bCs/>
        </w:rPr>
        <w:t>Fig.</w:t>
      </w:r>
      <w:r w:rsidR="00DA4BA3" w:rsidRPr="000B7D62">
        <w:rPr>
          <w:rFonts w:ascii="Helvetica" w:hAnsi="Helvetica" w:cs="Times New Roman"/>
          <w:b/>
          <w:bCs/>
        </w:rPr>
        <w:t xml:space="preserve"> 4</w:t>
      </w:r>
      <w:r w:rsidR="00724299" w:rsidRPr="000B7D62">
        <w:rPr>
          <w:rFonts w:ascii="Helvetica" w:hAnsi="Helvetica" w:cs="Times New Roman"/>
          <w:b/>
          <w:bCs/>
        </w:rPr>
        <w:t>C</w:t>
      </w:r>
      <w:r w:rsidR="000B7D62">
        <w:rPr>
          <w:rFonts w:ascii="Helvetica" w:hAnsi="Helvetica" w:cs="Times New Roman"/>
          <w:b/>
          <w:bCs/>
        </w:rPr>
        <w:t xml:space="preserve"> - </w:t>
      </w:r>
      <w:r w:rsidR="00724299" w:rsidRPr="000B7D62">
        <w:rPr>
          <w:rFonts w:ascii="Helvetica" w:hAnsi="Helvetica" w:cs="Times New Roman"/>
          <w:b/>
          <w:bCs/>
        </w:rPr>
        <w:t>D</w:t>
      </w:r>
      <w:r w:rsidR="0052036F" w:rsidRPr="006A0859">
        <w:rPr>
          <w:rFonts w:ascii="Helvetica" w:hAnsi="Helvetica" w:cs="Times New Roman"/>
        </w:rPr>
        <w:t>)</w:t>
      </w:r>
      <w:r w:rsidR="008125BE" w:rsidRPr="006A0859">
        <w:rPr>
          <w:rFonts w:ascii="Helvetica" w:hAnsi="Helvetica" w:cs="Times New Roman"/>
        </w:rPr>
        <w:t xml:space="preserve">. </w:t>
      </w:r>
      <w:r w:rsidR="00354D94" w:rsidRPr="006A0859">
        <w:rPr>
          <w:rFonts w:ascii="Helvetica" w:hAnsi="Helvetica" w:cs="Times New Roman"/>
        </w:rPr>
        <w:t xml:space="preserve">The </w:t>
      </w:r>
      <w:r>
        <w:rPr>
          <w:rFonts w:ascii="Helvetica" w:hAnsi="Helvetica" w:cs="Times New Roman"/>
        </w:rPr>
        <w:t xml:space="preserve">mean </w:t>
      </w:r>
      <w:r w:rsidR="00D1227E">
        <w:rPr>
          <w:rFonts w:ascii="Helvetica" w:hAnsi="Helvetica" w:cs="Times New Roman"/>
        </w:rPr>
        <w:t xml:space="preserve">values </w:t>
      </w:r>
      <w:r>
        <w:rPr>
          <w:rFonts w:ascii="Helvetica" w:hAnsi="Helvetica" w:cs="Times New Roman"/>
        </w:rPr>
        <w:t xml:space="preserve">of the deviations </w:t>
      </w:r>
      <w:r w:rsidR="00D1227E">
        <w:rPr>
          <w:rFonts w:ascii="Helvetica" w:hAnsi="Helvetica" w:cs="Times New Roman"/>
        </w:rPr>
        <w:t xml:space="preserve">were close to zero, </w:t>
      </w:r>
      <w:r>
        <w:rPr>
          <w:rFonts w:ascii="Helvetica" w:hAnsi="Helvetica" w:cs="Times New Roman"/>
        </w:rPr>
        <w:t>demonstrat</w:t>
      </w:r>
      <w:r w:rsidR="00D1227E">
        <w:rPr>
          <w:rFonts w:ascii="Helvetica" w:hAnsi="Helvetica" w:cs="Times New Roman"/>
        </w:rPr>
        <w:t>ing</w:t>
      </w:r>
      <w:r>
        <w:rPr>
          <w:rFonts w:ascii="Helvetica" w:hAnsi="Helvetica" w:cs="Times New Roman"/>
        </w:rPr>
        <w:t xml:space="preserve"> that the estimates </w:t>
      </w:r>
      <w:r w:rsidR="00D1227E">
        <w:rPr>
          <w:rFonts w:ascii="Helvetica" w:hAnsi="Helvetica" w:cs="Times New Roman"/>
        </w:rPr>
        <w:t>had</w:t>
      </w:r>
      <w:r>
        <w:rPr>
          <w:rFonts w:ascii="Helvetica" w:hAnsi="Helvetica" w:cs="Times New Roman"/>
        </w:rPr>
        <w:t xml:space="preserve"> little bias</w:t>
      </w:r>
      <w:r w:rsidR="00724299" w:rsidRPr="006A0859">
        <w:rPr>
          <w:rFonts w:ascii="Helvetica" w:hAnsi="Helvetica" w:cs="Times New Roman"/>
        </w:rPr>
        <w:t>.</w:t>
      </w:r>
      <w:r>
        <w:rPr>
          <w:rFonts w:ascii="Helvetica" w:hAnsi="Helvetica" w:cs="Times New Roman"/>
        </w:rPr>
        <w:t xml:space="preserve"> To give an intuition into the pupil size fluctuation</w:t>
      </w:r>
      <w:r w:rsidR="00D1227E">
        <w:rPr>
          <w:rFonts w:ascii="Helvetica" w:hAnsi="Helvetica" w:cs="Times New Roman"/>
        </w:rPr>
        <w:t xml:space="preserve"> observed, for one </w:t>
      </w:r>
      <w:r>
        <w:rPr>
          <w:rFonts w:ascii="Helvetica" w:hAnsi="Helvetica" w:cs="Times New Roman"/>
        </w:rPr>
        <w:t xml:space="preserve">session, we plotted </w:t>
      </w:r>
      <w:r w:rsidR="00D1227E">
        <w:rPr>
          <w:rFonts w:ascii="Helvetica" w:hAnsi="Helvetica" w:cs="Times New Roman"/>
        </w:rPr>
        <w:t xml:space="preserve">the </w:t>
      </w:r>
      <w:r>
        <w:rPr>
          <w:rFonts w:ascii="Helvetica" w:hAnsi="Helvetica" w:cs="Times New Roman"/>
        </w:rPr>
        <w:t>time course of the pupil diameter after z-score normalization (</w:t>
      </w:r>
      <w:r w:rsidRPr="003562B7">
        <w:rPr>
          <w:rFonts w:ascii="Helvetica" w:hAnsi="Helvetica" w:cs="Times New Roman"/>
          <w:b/>
          <w:bCs/>
        </w:rPr>
        <w:t>Fig</w:t>
      </w:r>
      <w:r w:rsidR="003562B7">
        <w:rPr>
          <w:rFonts w:ascii="Helvetica" w:hAnsi="Helvetica" w:cs="Times New Roman"/>
          <w:b/>
          <w:bCs/>
        </w:rPr>
        <w:t>.</w:t>
      </w:r>
      <w:r w:rsidRPr="003562B7">
        <w:rPr>
          <w:rFonts w:ascii="Helvetica" w:hAnsi="Helvetica" w:cs="Times New Roman"/>
          <w:b/>
          <w:bCs/>
        </w:rPr>
        <w:t xml:space="preserve"> 4E</w:t>
      </w:r>
      <w:r>
        <w:rPr>
          <w:rFonts w:ascii="Helvetica" w:hAnsi="Helvetica" w:cs="Times New Roman"/>
        </w:rPr>
        <w:t>).</w:t>
      </w:r>
      <w:r w:rsidR="003562B7">
        <w:rPr>
          <w:rFonts w:ascii="Helvetica" w:hAnsi="Helvetica" w:cs="Times New Roman"/>
        </w:rPr>
        <w:t xml:space="preserve"> When aligned to </w:t>
      </w:r>
      <w:r w:rsidR="001F7D80">
        <w:rPr>
          <w:rFonts w:ascii="Helvetica" w:hAnsi="Helvetica" w:cs="Times New Roman"/>
        </w:rPr>
        <w:t xml:space="preserve">select </w:t>
      </w:r>
      <w:r w:rsidR="002628D1">
        <w:rPr>
          <w:rFonts w:ascii="Helvetica" w:hAnsi="Helvetica" w:cs="Times New Roman"/>
        </w:rPr>
        <w:t>trial types</w:t>
      </w:r>
      <w:r w:rsidR="003562B7">
        <w:rPr>
          <w:rFonts w:ascii="Helvetica" w:hAnsi="Helvetica" w:cs="Times New Roman"/>
        </w:rPr>
        <w:t xml:space="preserve">, there were obvious task-related transients in the pupil size (lower panels, </w:t>
      </w:r>
      <w:r w:rsidR="003562B7" w:rsidRPr="003562B7">
        <w:rPr>
          <w:rFonts w:ascii="Helvetica" w:hAnsi="Helvetica" w:cs="Times New Roman"/>
          <w:b/>
          <w:bCs/>
        </w:rPr>
        <w:t>Fig. 4E</w:t>
      </w:r>
      <w:r w:rsidR="003562B7">
        <w:rPr>
          <w:rFonts w:ascii="Helvetica" w:hAnsi="Helvetica" w:cs="Times New Roman"/>
        </w:rPr>
        <w:t xml:space="preserve">). </w:t>
      </w:r>
      <w:r w:rsidR="001F7D80">
        <w:rPr>
          <w:rFonts w:ascii="Helvetica" w:hAnsi="Helvetica" w:cs="Times New Roman"/>
        </w:rPr>
        <w:t>In this study</w:t>
      </w:r>
      <w:r w:rsidR="003562B7">
        <w:rPr>
          <w:rFonts w:ascii="Helvetica" w:hAnsi="Helvetica" w:cs="Times New Roman"/>
        </w:rPr>
        <w:t>, we were interested in the relation between pupil fluctuations and decision-related variables on a trial-by-trial basis, therefore we calculated the pupil response for each trial – which was defined as the pupil size in z-score minus the pre-cue baseline z-score (</w:t>
      </w:r>
      <w:r w:rsidR="003562B7" w:rsidRPr="003562B7">
        <w:rPr>
          <w:rFonts w:ascii="Helvetica" w:hAnsi="Helvetica" w:cs="Times New Roman"/>
          <w:b/>
          <w:bCs/>
        </w:rPr>
        <w:t>Figure 4F</w:t>
      </w:r>
      <w:r w:rsidR="003562B7">
        <w:rPr>
          <w:rFonts w:ascii="Helvetica" w:hAnsi="Helvetica" w:cs="Times New Roman"/>
        </w:rPr>
        <w:t>).</w:t>
      </w:r>
    </w:p>
    <w:p w14:paraId="48E7C604" w14:textId="58CE9D07" w:rsidR="00CB7331" w:rsidRDefault="00CB7331" w:rsidP="002B194A">
      <w:pPr>
        <w:spacing w:after="0" w:line="360" w:lineRule="auto"/>
        <w:rPr>
          <w:rFonts w:ascii="Helvetica" w:hAnsi="Helvetica" w:cs="Times New Roman"/>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2B194A" w14:paraId="64143800" w14:textId="77777777" w:rsidTr="002B508F">
        <w:tc>
          <w:tcPr>
            <w:tcW w:w="9350" w:type="dxa"/>
          </w:tcPr>
          <w:p w14:paraId="3EFF52B1" w14:textId="40E03B9A" w:rsidR="002B194A" w:rsidRDefault="00385B94" w:rsidP="00ED7474">
            <w:pPr>
              <w:spacing w:line="360" w:lineRule="auto"/>
              <w:rPr>
                <w:rFonts w:ascii="Helvetica" w:hAnsi="Helvetica" w:cs="Times New Roman"/>
              </w:rPr>
            </w:pPr>
            <w:r>
              <w:rPr>
                <w:rFonts w:ascii="Helvetica" w:hAnsi="Helvetica" w:cs="Times New Roman"/>
                <w:noProof/>
              </w:rPr>
              <w:lastRenderedPageBreak/>
              <w:drawing>
                <wp:inline distT="0" distB="0" distL="0" distR="0" wp14:anchorId="47FFF903" wp14:editId="06FB0A33">
                  <wp:extent cx="5614416" cy="81381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4416" cy="8138160"/>
                          </a:xfrm>
                          <a:prstGeom prst="rect">
                            <a:avLst/>
                          </a:prstGeom>
                          <a:noFill/>
                          <a:ln>
                            <a:noFill/>
                          </a:ln>
                        </pic:spPr>
                      </pic:pic>
                    </a:graphicData>
                  </a:graphic>
                </wp:inline>
              </w:drawing>
            </w:r>
          </w:p>
        </w:tc>
      </w:tr>
      <w:tr w:rsidR="002B194A" w14:paraId="41656D29" w14:textId="77777777" w:rsidTr="002B508F">
        <w:tc>
          <w:tcPr>
            <w:tcW w:w="9350" w:type="dxa"/>
          </w:tcPr>
          <w:p w14:paraId="2D421650" w14:textId="361B9B05" w:rsidR="002B194A" w:rsidRPr="002B194A" w:rsidRDefault="002B194A" w:rsidP="002B194A">
            <w:pPr>
              <w:spacing w:line="360" w:lineRule="auto"/>
              <w:rPr>
                <w:rFonts w:ascii="Helvetica" w:hAnsi="Helvetica" w:cs="Times New Roman"/>
                <w:b/>
                <w:bCs/>
                <w:sz w:val="18"/>
                <w:szCs w:val="18"/>
              </w:rPr>
            </w:pPr>
            <w:r w:rsidRPr="002B194A">
              <w:rPr>
                <w:rFonts w:ascii="Helvetica" w:hAnsi="Helvetica" w:cs="Times New Roman"/>
                <w:b/>
                <w:bCs/>
                <w:sz w:val="18"/>
                <w:szCs w:val="18"/>
              </w:rPr>
              <w:lastRenderedPageBreak/>
              <w:t xml:space="preserve">Figure 4. Extracting the pupil information using </w:t>
            </w:r>
            <w:proofErr w:type="spellStart"/>
            <w:r w:rsidRPr="002B194A">
              <w:rPr>
                <w:rFonts w:ascii="Helvetica" w:hAnsi="Helvetica" w:cs="Times New Roman"/>
                <w:b/>
                <w:bCs/>
                <w:sz w:val="18"/>
                <w:szCs w:val="18"/>
              </w:rPr>
              <w:t>DeepLabCut</w:t>
            </w:r>
            <w:proofErr w:type="spellEnd"/>
            <w:r w:rsidRPr="002B194A">
              <w:rPr>
                <w:rFonts w:ascii="Helvetica" w:hAnsi="Helvetica" w:cs="Times New Roman"/>
                <w:b/>
                <w:bCs/>
                <w:sz w:val="18"/>
                <w:szCs w:val="18"/>
              </w:rPr>
              <w:t xml:space="preserve">. </w:t>
            </w:r>
          </w:p>
          <w:p w14:paraId="243C8921" w14:textId="1FA58889" w:rsidR="002B194A" w:rsidRPr="002B194A" w:rsidRDefault="002B194A" w:rsidP="002B194A">
            <w:pPr>
              <w:spacing w:line="360" w:lineRule="auto"/>
              <w:rPr>
                <w:rFonts w:ascii="Helvetica" w:hAnsi="Helvetica" w:cs="Times New Roman"/>
                <w:sz w:val="18"/>
                <w:szCs w:val="18"/>
              </w:rPr>
            </w:pPr>
            <w:r w:rsidRPr="002B194A">
              <w:rPr>
                <w:rFonts w:ascii="Helvetica" w:hAnsi="Helvetica" w:cs="Times New Roman"/>
                <w:sz w:val="18"/>
                <w:szCs w:val="18"/>
              </w:rPr>
              <w:t xml:space="preserve">(A) A schematic illustration of the pupillometry set up. The camera records the mouse’s right pupil while it is playing the matching pennies game. (B) An example frame showing both human labeling (dot) and DLC labeling (cross) for five labels, scale bar: 50 px. (C) X-axis offset of DLC labels from human labels (n = 324). The frames are taken from different sessions of different animals. (D) Y-axis offset </w:t>
            </w:r>
            <w:r w:rsidR="0061009B">
              <w:rPr>
                <w:rFonts w:ascii="Helvetica" w:hAnsi="Helvetica" w:cs="Times New Roman"/>
                <w:sz w:val="18"/>
                <w:szCs w:val="18"/>
              </w:rPr>
              <w:t>of the same frames as in</w:t>
            </w:r>
            <w:r w:rsidRPr="002B194A">
              <w:rPr>
                <w:rFonts w:ascii="Helvetica" w:hAnsi="Helvetica" w:cs="Times New Roman"/>
                <w:sz w:val="18"/>
                <w:szCs w:val="18"/>
              </w:rPr>
              <w:t xml:space="preserve"> (C). (E) Top: An example trace of the z-score of pupil diameter in a single trial. Arrows indicate the time of the cue onset and the response. Bottom: average pupil traces for four different trial types: trials that the subjects chose left and got a reward; chose left and did not get a reward; chose right and got a reward; chose right and did not get a reward, from left to right. </w:t>
            </w:r>
            <w:r w:rsidR="00E73304">
              <w:rPr>
                <w:rFonts w:ascii="Helvetica" w:hAnsi="Helvetica" w:cs="Times New Roman"/>
                <w:sz w:val="18"/>
                <w:szCs w:val="18"/>
              </w:rPr>
              <w:t>Gray shading indicates the</w:t>
            </w:r>
            <w:r w:rsidR="0061009B">
              <w:rPr>
                <w:rFonts w:ascii="Helvetica" w:hAnsi="Helvetica" w:cs="Times New Roman"/>
                <w:sz w:val="18"/>
                <w:szCs w:val="18"/>
              </w:rPr>
              <w:t xml:space="preserve"> standard deviation</w:t>
            </w:r>
            <w:r w:rsidR="00E73304">
              <w:rPr>
                <w:rFonts w:ascii="Helvetica" w:hAnsi="Helvetica" w:cs="Times New Roman"/>
                <w:sz w:val="18"/>
                <w:szCs w:val="18"/>
              </w:rPr>
              <w:t xml:space="preserve"> </w:t>
            </w:r>
            <w:r w:rsidRPr="002B194A">
              <w:rPr>
                <w:rFonts w:ascii="Helvetica" w:hAnsi="Helvetica" w:cs="Times New Roman"/>
                <w:sz w:val="18"/>
                <w:szCs w:val="18"/>
              </w:rPr>
              <w:t xml:space="preserve">(F):  An illustration that shows how the pupil response is calculated. The baseline is the average z-score of the -1 to 0 s before the cue of each trial. The pupil response at any time point (-3 to 5 s from the cue) is the baseline subtracted from the z-score at the corresponding time.  </w:t>
            </w:r>
          </w:p>
        </w:tc>
      </w:tr>
    </w:tbl>
    <w:p w14:paraId="6329D885" w14:textId="0759B149" w:rsidR="002B194A" w:rsidRDefault="002B194A" w:rsidP="002B194A">
      <w:pPr>
        <w:spacing w:after="0" w:line="360" w:lineRule="auto"/>
        <w:rPr>
          <w:rFonts w:ascii="Helvetica" w:hAnsi="Helvetica" w:cs="Times New Roman"/>
        </w:rPr>
      </w:pPr>
    </w:p>
    <w:p w14:paraId="0F9160E6" w14:textId="38B2A702" w:rsidR="006A486F" w:rsidRPr="006A0859" w:rsidRDefault="006A486F" w:rsidP="006A486F">
      <w:pPr>
        <w:spacing w:after="0" w:line="360" w:lineRule="auto"/>
        <w:rPr>
          <w:rFonts w:ascii="Helvetica" w:hAnsi="Helvetica" w:cs="Times New Roman"/>
        </w:rPr>
      </w:pPr>
      <w:r>
        <w:rPr>
          <w:rFonts w:ascii="Helvetica" w:hAnsi="Helvetica" w:cs="Times New Roman"/>
          <w:b/>
          <w:bCs/>
        </w:rPr>
        <w:t>The pupil response contain</w:t>
      </w:r>
      <w:r w:rsidR="002C6632">
        <w:rPr>
          <w:rFonts w:ascii="Helvetica" w:hAnsi="Helvetica" w:cs="Times New Roman"/>
          <w:b/>
          <w:bCs/>
        </w:rPr>
        <w:t>ed</w:t>
      </w:r>
      <w:r>
        <w:rPr>
          <w:rFonts w:ascii="Helvetica" w:hAnsi="Helvetica" w:cs="Times New Roman"/>
          <w:b/>
          <w:bCs/>
        </w:rPr>
        <w:t xml:space="preserve"> c</w:t>
      </w:r>
      <w:r w:rsidRPr="00944815">
        <w:rPr>
          <w:rFonts w:ascii="Helvetica" w:hAnsi="Helvetica" w:cs="Times New Roman"/>
          <w:b/>
          <w:bCs/>
        </w:rPr>
        <w:t>hoice- and outcome-related signal</w:t>
      </w:r>
      <w:r>
        <w:rPr>
          <w:rFonts w:ascii="Helvetica" w:hAnsi="Helvetica" w:cs="Times New Roman"/>
          <w:b/>
          <w:bCs/>
        </w:rPr>
        <w:t>s</w:t>
      </w:r>
      <w:r w:rsidR="002C6632">
        <w:rPr>
          <w:rFonts w:ascii="Helvetica" w:hAnsi="Helvetica" w:cs="Times New Roman"/>
          <w:b/>
          <w:bCs/>
        </w:rPr>
        <w:t xml:space="preserve"> during matching pennies</w:t>
      </w:r>
    </w:p>
    <w:p w14:paraId="535B554D" w14:textId="0A0687FA" w:rsidR="00DA1332" w:rsidRPr="006A0859" w:rsidRDefault="00CB7331" w:rsidP="00A069E9">
      <w:pPr>
        <w:spacing w:after="0" w:line="360" w:lineRule="auto"/>
        <w:rPr>
          <w:rFonts w:ascii="Helvetica" w:hAnsi="Helvetica" w:cs="Times New Roman"/>
        </w:rPr>
      </w:pPr>
      <w:r w:rsidRPr="006A0859">
        <w:rPr>
          <w:rFonts w:ascii="Helvetica" w:hAnsi="Helvetica" w:cs="Times New Roman"/>
        </w:rPr>
        <w:t xml:space="preserve">To characterize </w:t>
      </w:r>
      <w:r w:rsidR="00243823">
        <w:rPr>
          <w:rFonts w:ascii="Helvetica" w:hAnsi="Helvetica" w:cs="Times New Roman"/>
        </w:rPr>
        <w:t>how the pupil responses were influenced by task-related variables</w:t>
      </w:r>
      <w:r w:rsidRPr="006A0859">
        <w:rPr>
          <w:rFonts w:ascii="Helvetica" w:hAnsi="Helvetica" w:cs="Times New Roman"/>
        </w:rPr>
        <w:t>, we used multiple linear regression. For</w:t>
      </w:r>
      <w:r w:rsidR="00EA36C8" w:rsidRPr="006A0859">
        <w:rPr>
          <w:rFonts w:ascii="Helvetica" w:hAnsi="Helvetica" w:cs="Times New Roman"/>
        </w:rPr>
        <w:t xml:space="preserve"> each session, we fit</w:t>
      </w:r>
      <w:r w:rsidR="00243823">
        <w:rPr>
          <w:rFonts w:ascii="Helvetica" w:hAnsi="Helvetica" w:cs="Times New Roman"/>
        </w:rPr>
        <w:t>ted</w:t>
      </w:r>
      <w:r w:rsidR="00EA36C8" w:rsidRPr="006A0859">
        <w:rPr>
          <w:rFonts w:ascii="Helvetica" w:hAnsi="Helvetica" w:cs="Times New Roman"/>
        </w:rPr>
        <w:t xml:space="preserve"> a </w:t>
      </w:r>
      <w:r w:rsidRPr="006A0859">
        <w:rPr>
          <w:rFonts w:ascii="Helvetica" w:hAnsi="Helvetica" w:cs="Times New Roman"/>
        </w:rPr>
        <w:t xml:space="preserve">regression </w:t>
      </w:r>
      <w:r w:rsidR="00EA36C8" w:rsidRPr="006A0859">
        <w:rPr>
          <w:rFonts w:ascii="Helvetica" w:hAnsi="Helvetica" w:cs="Times New Roman"/>
        </w:rPr>
        <w:t xml:space="preserve">model </w:t>
      </w:r>
      <w:r w:rsidRPr="006A0859">
        <w:rPr>
          <w:rFonts w:ascii="Helvetica" w:hAnsi="Helvetica" w:cs="Times New Roman"/>
        </w:rPr>
        <w:t xml:space="preserve">to </w:t>
      </w:r>
      <w:r w:rsidR="00243823">
        <w:rPr>
          <w:rFonts w:ascii="Helvetica" w:hAnsi="Helvetica" w:cs="Times New Roman"/>
        </w:rPr>
        <w:t>determine</w:t>
      </w:r>
      <w:r w:rsidRPr="006A0859">
        <w:rPr>
          <w:rFonts w:ascii="Helvetica" w:hAnsi="Helvetica" w:cs="Times New Roman"/>
        </w:rPr>
        <w:t xml:space="preserve"> </w:t>
      </w:r>
      <w:r w:rsidR="00B81FD4">
        <w:rPr>
          <w:rFonts w:ascii="Helvetica" w:hAnsi="Helvetica" w:cs="Times New Roman"/>
        </w:rPr>
        <w:t>the relation between</w:t>
      </w:r>
      <w:r w:rsidRPr="006A0859">
        <w:rPr>
          <w:rFonts w:ascii="Helvetica" w:hAnsi="Helvetica" w:cs="Times New Roman"/>
        </w:rPr>
        <w:t xml:space="preserve"> the pupil responses </w:t>
      </w:r>
      <w:r w:rsidR="00B81FD4">
        <w:rPr>
          <w:rFonts w:ascii="Helvetica" w:hAnsi="Helvetica" w:cs="Times New Roman"/>
        </w:rPr>
        <w:t>and</w:t>
      </w:r>
      <w:r w:rsidRPr="006A0859">
        <w:rPr>
          <w:rFonts w:ascii="Helvetica" w:hAnsi="Helvetica" w:cs="Times New Roman"/>
        </w:rPr>
        <w:t xml:space="preserve"> the choices, outcomes,</w:t>
      </w:r>
      <w:r w:rsidR="00E901B8">
        <w:rPr>
          <w:rFonts w:ascii="Helvetica" w:hAnsi="Helvetica" w:cs="Times New Roman"/>
        </w:rPr>
        <w:t xml:space="preserve"> reinforcers (</w:t>
      </w:r>
      <w:r w:rsidR="00243823">
        <w:rPr>
          <w:rFonts w:ascii="Helvetica" w:hAnsi="Helvetica" w:cs="Times New Roman"/>
        </w:rPr>
        <w:t>choice-outcome interaction</w:t>
      </w:r>
      <w:r w:rsidR="00B81FD4">
        <w:rPr>
          <w:rFonts w:ascii="Helvetica" w:hAnsi="Helvetica" w:cs="Times New Roman"/>
        </w:rPr>
        <w:t>s</w:t>
      </w:r>
      <w:r w:rsidR="00E901B8">
        <w:rPr>
          <w:rFonts w:ascii="Helvetica" w:hAnsi="Helvetica" w:cs="Times New Roman"/>
        </w:rPr>
        <w:t>)</w:t>
      </w:r>
      <w:r w:rsidRPr="006A0859">
        <w:rPr>
          <w:rFonts w:ascii="Helvetica" w:hAnsi="Helvetica" w:cs="Times New Roman"/>
        </w:rPr>
        <w:t xml:space="preserve">, </w:t>
      </w:r>
      <w:r w:rsidR="00B81FD4">
        <w:rPr>
          <w:rFonts w:ascii="Helvetica" w:hAnsi="Helvetica" w:cs="Times New Roman"/>
        </w:rPr>
        <w:t>the recent</w:t>
      </w:r>
      <w:r w:rsidRPr="006A0859">
        <w:rPr>
          <w:rFonts w:ascii="Helvetica" w:hAnsi="Helvetica" w:cs="Times New Roman"/>
        </w:rPr>
        <w:t xml:space="preserve"> reward rat</w:t>
      </w:r>
      <w:r w:rsidR="00B81FD4">
        <w:rPr>
          <w:rFonts w:ascii="Helvetica" w:hAnsi="Helvetica" w:cs="Times New Roman"/>
        </w:rPr>
        <w:t xml:space="preserve">e, and the </w:t>
      </w:r>
      <w:r w:rsidRPr="006A0859">
        <w:rPr>
          <w:rFonts w:ascii="Helvetica" w:hAnsi="Helvetica" w:cs="Times New Roman"/>
        </w:rPr>
        <w:t>cumulative reward</w:t>
      </w:r>
      <w:r w:rsidR="001B7255">
        <w:rPr>
          <w:rFonts w:ascii="Helvetica" w:hAnsi="Helvetica" w:cs="Times New Roman"/>
        </w:rPr>
        <w:t xml:space="preserve"> </w:t>
      </w:r>
      <w:r w:rsidR="001B7255" w:rsidRPr="006A0859">
        <w:rPr>
          <w:rFonts w:ascii="Helvetica" w:hAnsi="Helvetica" w:cs="Times New Roman"/>
        </w:rPr>
        <w:t>(</w:t>
      </w:r>
      <w:r w:rsidR="001B7255" w:rsidRPr="000B7D62">
        <w:rPr>
          <w:rFonts w:ascii="Helvetica" w:hAnsi="Helvetica" w:cs="Times New Roman"/>
          <w:b/>
          <w:bCs/>
        </w:rPr>
        <w:t>Fig. 5A</w:t>
      </w:r>
      <w:r w:rsidR="001B7255" w:rsidRPr="006A0859">
        <w:rPr>
          <w:rFonts w:ascii="Helvetica" w:hAnsi="Helvetica" w:cs="Times New Roman"/>
        </w:rPr>
        <w:t>)</w:t>
      </w:r>
      <w:r w:rsidRPr="006A0859">
        <w:rPr>
          <w:rFonts w:ascii="Helvetica" w:hAnsi="Helvetica" w:cs="Times New Roman"/>
        </w:rPr>
        <w:t xml:space="preserve">. </w:t>
      </w:r>
      <w:r w:rsidR="001B7255">
        <w:rPr>
          <w:rFonts w:ascii="Helvetica" w:hAnsi="Helvetica" w:cs="Times New Roman"/>
        </w:rPr>
        <w:t>S</w:t>
      </w:r>
      <w:r w:rsidRPr="006A0859">
        <w:rPr>
          <w:rFonts w:ascii="Helvetica" w:hAnsi="Helvetica" w:cs="Times New Roman"/>
        </w:rPr>
        <w:t>pecifically, the choice</w:t>
      </w:r>
      <w:r w:rsidR="001B7255">
        <w:rPr>
          <w:rFonts w:ascii="Helvetica" w:hAnsi="Helvetica" w:cs="Times New Roman"/>
        </w:rPr>
        <w:t>s</w:t>
      </w:r>
      <w:r w:rsidRPr="006A0859">
        <w:rPr>
          <w:rFonts w:ascii="Helvetica" w:hAnsi="Helvetica" w:cs="Times New Roman"/>
        </w:rPr>
        <w:t>, outcome</w:t>
      </w:r>
      <w:r w:rsidR="001B7255">
        <w:rPr>
          <w:rFonts w:ascii="Helvetica" w:hAnsi="Helvetica" w:cs="Times New Roman"/>
        </w:rPr>
        <w:t>s</w:t>
      </w:r>
      <w:r w:rsidR="008125BE" w:rsidRPr="006A0859">
        <w:rPr>
          <w:rFonts w:ascii="Helvetica" w:hAnsi="Helvetica" w:cs="Times New Roman"/>
        </w:rPr>
        <w:t xml:space="preserve">, and </w:t>
      </w:r>
      <w:r w:rsidRPr="006A0859">
        <w:rPr>
          <w:rFonts w:ascii="Helvetica" w:hAnsi="Helvetica" w:cs="Times New Roman"/>
        </w:rPr>
        <w:t>interaction</w:t>
      </w:r>
      <w:r w:rsidR="001B7255">
        <w:rPr>
          <w:rFonts w:ascii="Helvetica" w:hAnsi="Helvetica" w:cs="Times New Roman"/>
        </w:rPr>
        <w:t xml:space="preserve">s included terms </w:t>
      </w:r>
      <w:r w:rsidR="00E37EB2" w:rsidRPr="006A0859">
        <w:rPr>
          <w:rFonts w:ascii="Helvetica" w:hAnsi="Helvetica" w:cs="Times New Roman"/>
        </w:rPr>
        <w:t>for the next trial, the current trial, the last trial, and the trial before last</w:t>
      </w:r>
      <w:r w:rsidR="001B7255">
        <w:rPr>
          <w:rFonts w:ascii="Helvetica" w:hAnsi="Helvetica" w:cs="Times New Roman"/>
        </w:rPr>
        <w:t xml:space="preserve"> to capture the potential persistent effects of these variables on neural correlates </w:t>
      </w:r>
      <w:r w:rsidR="001B7255">
        <w:rPr>
          <w:rFonts w:ascii="Helvetica" w:hAnsi="Helvetica" w:cs="Times New Roman"/>
        </w:rPr>
        <w:fldChar w:fldCharType="begin">
          <w:fldData xml:space="preserve">PEVuZE5vdGU+PENpdGU+PEF1dGhvcj5TZW88L0F1dGhvcj48WWVhcj4yMDA3PC9ZZWFyPjxSZWNO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PEVuZE5vdGU+PENpdGU+PEF1dGhvcj5TZW88L0F1dGhvcj48WWVhcj4yMDA3PC9ZZWFyPjxSZWNO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1B7255">
        <w:rPr>
          <w:rFonts w:ascii="Helvetica" w:hAnsi="Helvetica" w:cs="Times New Roman"/>
        </w:rPr>
      </w:r>
      <w:r w:rsidR="001B7255">
        <w:rPr>
          <w:rFonts w:ascii="Helvetica" w:hAnsi="Helvetica" w:cs="Times New Roman"/>
        </w:rPr>
        <w:fldChar w:fldCharType="separate"/>
      </w:r>
      <w:r w:rsidR="001B7255">
        <w:rPr>
          <w:rFonts w:ascii="Helvetica" w:hAnsi="Helvetica" w:cs="Times New Roman"/>
          <w:noProof/>
        </w:rPr>
        <w:t>(Seo and Lee, 2007; Sul et al., 2010; Bari et al., 2019; Siniscalchi et al., 2019)</w:t>
      </w:r>
      <w:r w:rsidR="001B7255">
        <w:rPr>
          <w:rFonts w:ascii="Helvetica" w:hAnsi="Helvetica" w:cs="Times New Roman"/>
        </w:rPr>
        <w:fldChar w:fldCharType="end"/>
      </w:r>
      <w:r w:rsidR="00E37EB2" w:rsidRPr="006A0859">
        <w:rPr>
          <w:rFonts w:ascii="Helvetica" w:hAnsi="Helvetica" w:cs="Times New Roman"/>
        </w:rPr>
        <w:t xml:space="preserve">. </w:t>
      </w:r>
      <w:r w:rsidR="009755B4" w:rsidRPr="006A0859">
        <w:rPr>
          <w:rFonts w:ascii="Helvetica" w:hAnsi="Helvetica" w:cs="Times New Roman"/>
        </w:rPr>
        <w:t xml:space="preserve">The </w:t>
      </w:r>
      <w:r w:rsidR="00D81BF5">
        <w:rPr>
          <w:rFonts w:ascii="Helvetica" w:hAnsi="Helvetica" w:cs="Times New Roman"/>
        </w:rPr>
        <w:t>analyses revealed that</w:t>
      </w:r>
      <w:r w:rsidR="00EA36C8" w:rsidRPr="006A0859">
        <w:rPr>
          <w:rFonts w:ascii="Helvetica" w:hAnsi="Helvetica" w:cs="Times New Roman"/>
        </w:rPr>
        <w:t xml:space="preserve"> pupil responses </w:t>
      </w:r>
      <w:r w:rsidR="00D81BF5">
        <w:rPr>
          <w:rFonts w:ascii="Helvetica" w:hAnsi="Helvetica" w:cs="Times New Roman"/>
        </w:rPr>
        <w:t>we</w:t>
      </w:r>
      <w:r w:rsidR="00EA36C8" w:rsidRPr="006A0859">
        <w:rPr>
          <w:rFonts w:ascii="Helvetica" w:hAnsi="Helvetica" w:cs="Times New Roman"/>
        </w:rPr>
        <w:t>re modulated by choices</w:t>
      </w:r>
      <w:r w:rsidR="00E901B8">
        <w:rPr>
          <w:rFonts w:ascii="Helvetica" w:hAnsi="Helvetica" w:cs="Times New Roman"/>
        </w:rPr>
        <w:t>, outcomes, and reinforcers</w:t>
      </w:r>
      <w:r w:rsidR="00011BB0">
        <w:rPr>
          <w:rFonts w:ascii="Helvetica" w:hAnsi="Helvetica" w:cs="Times New Roman"/>
        </w:rPr>
        <w:t xml:space="preserve"> during matching pennies</w:t>
      </w:r>
      <w:r w:rsidR="00E901B8">
        <w:rPr>
          <w:rFonts w:ascii="Helvetica" w:hAnsi="Helvetica" w:cs="Times New Roman"/>
        </w:rPr>
        <w:t xml:space="preserve"> (</w:t>
      </w:r>
      <w:r w:rsidR="00E901B8" w:rsidRPr="00E901B8">
        <w:rPr>
          <w:rFonts w:ascii="Helvetica" w:hAnsi="Helvetica" w:cs="Times New Roman"/>
          <w:b/>
          <w:bCs/>
        </w:rPr>
        <w:t xml:space="preserve">Figs. 5B – </w:t>
      </w:r>
      <w:r w:rsidR="00E901B8">
        <w:rPr>
          <w:rFonts w:ascii="Helvetica" w:hAnsi="Helvetica" w:cs="Times New Roman"/>
          <w:b/>
          <w:bCs/>
        </w:rPr>
        <w:t>D</w:t>
      </w:r>
      <w:r w:rsidR="00E901B8">
        <w:rPr>
          <w:rFonts w:ascii="Helvetica" w:hAnsi="Helvetica" w:cs="Times New Roman"/>
        </w:rPr>
        <w:t xml:space="preserve">). </w:t>
      </w:r>
      <w:r w:rsidR="009D7DA4">
        <w:rPr>
          <w:rFonts w:ascii="Helvetica" w:hAnsi="Helvetica" w:cs="Times New Roman"/>
        </w:rPr>
        <w:t>For</w:t>
      </w:r>
      <w:r w:rsidR="002F4BB5">
        <w:rPr>
          <w:rFonts w:ascii="Helvetica" w:hAnsi="Helvetica" w:cs="Times New Roman"/>
        </w:rPr>
        <w:t xml:space="preserve"> </w:t>
      </w:r>
      <w:r w:rsidR="002046CB" w:rsidRPr="006A0859">
        <w:rPr>
          <w:rFonts w:ascii="Helvetica" w:hAnsi="Helvetica" w:cs="Times New Roman"/>
        </w:rPr>
        <w:t>a significant fraction of sessions</w:t>
      </w:r>
      <w:r w:rsidR="002F4BB5">
        <w:rPr>
          <w:rFonts w:ascii="Helvetica" w:hAnsi="Helvetica" w:cs="Times New Roman"/>
        </w:rPr>
        <w:t xml:space="preserve">, we detected a change in </w:t>
      </w:r>
      <w:r w:rsidR="00E901B8">
        <w:rPr>
          <w:rFonts w:ascii="Helvetica" w:hAnsi="Helvetica" w:cs="Times New Roman"/>
        </w:rPr>
        <w:t xml:space="preserve">pupil size </w:t>
      </w:r>
      <w:r w:rsidR="002F4BB5">
        <w:rPr>
          <w:rFonts w:ascii="Helvetica" w:hAnsi="Helvetica" w:cs="Times New Roman"/>
        </w:rPr>
        <w:t>signaling</w:t>
      </w:r>
      <w:r w:rsidR="002046CB" w:rsidRPr="006A0859">
        <w:rPr>
          <w:rFonts w:ascii="Helvetica" w:hAnsi="Helvetica" w:cs="Times New Roman"/>
        </w:rPr>
        <w:t xml:space="preserve"> the upcoming choice</w:t>
      </w:r>
      <w:r w:rsidR="00E901B8">
        <w:rPr>
          <w:rFonts w:ascii="Helvetica" w:hAnsi="Helvetica" w:cs="Times New Roman"/>
        </w:rPr>
        <w:t xml:space="preserve"> well </w:t>
      </w:r>
      <w:r w:rsidR="002046CB" w:rsidRPr="006A0859">
        <w:rPr>
          <w:rFonts w:ascii="Helvetica" w:hAnsi="Helvetica" w:cs="Times New Roman"/>
        </w:rPr>
        <w:t xml:space="preserve">before the next trial </w:t>
      </w:r>
      <w:r w:rsidR="00E901B8">
        <w:rPr>
          <w:rFonts w:ascii="Helvetica" w:hAnsi="Helvetica" w:cs="Times New Roman"/>
        </w:rPr>
        <w:t>would start</w:t>
      </w:r>
      <w:r w:rsidR="009D7DA4">
        <w:rPr>
          <w:rFonts w:ascii="Helvetica" w:hAnsi="Helvetica" w:cs="Times New Roman"/>
        </w:rPr>
        <w:t xml:space="preserve"> (</w:t>
      </w:r>
      <w:r w:rsidR="009D7DA4" w:rsidRPr="009D7DA4">
        <w:rPr>
          <w:rFonts w:ascii="Helvetica" w:hAnsi="Helvetica" w:cs="Times New Roman"/>
        </w:rPr>
        <w:t>c</w:t>
      </w:r>
      <w:r w:rsidR="009D7DA4">
        <w:rPr>
          <w:rFonts w:ascii="Helvetica" w:hAnsi="Helvetica" w:cs="Times New Roman"/>
          <w:vertAlign w:val="subscript"/>
        </w:rPr>
        <w:t>n+1</w:t>
      </w:r>
      <w:r w:rsidR="009D7DA4">
        <w:rPr>
          <w:rFonts w:ascii="Helvetica" w:hAnsi="Helvetica" w:cs="Times New Roman"/>
          <w:b/>
          <w:bCs/>
        </w:rPr>
        <w:t xml:space="preserve">, </w:t>
      </w:r>
      <w:r w:rsidR="009D7DA4" w:rsidRPr="00E901B8">
        <w:rPr>
          <w:rFonts w:ascii="Helvetica" w:hAnsi="Helvetica" w:cs="Times New Roman"/>
          <w:b/>
          <w:bCs/>
        </w:rPr>
        <w:t>Fig. 5B</w:t>
      </w:r>
      <w:r w:rsidR="009D7DA4" w:rsidRPr="008758C9">
        <w:rPr>
          <w:rFonts w:ascii="Helvetica" w:hAnsi="Helvetica" w:cs="Times New Roman"/>
        </w:rPr>
        <w:t>)</w:t>
      </w:r>
      <w:r w:rsidR="00E901B8">
        <w:rPr>
          <w:rFonts w:ascii="Helvetica" w:hAnsi="Helvetica" w:cs="Times New Roman"/>
        </w:rPr>
        <w:t xml:space="preserve">. </w:t>
      </w:r>
      <w:r w:rsidR="00C029D1">
        <w:rPr>
          <w:rFonts w:ascii="Helvetica" w:hAnsi="Helvetica" w:cs="Times New Roman"/>
        </w:rPr>
        <w:t xml:space="preserve">The early choice-related signal suggested that the animal was planning and </w:t>
      </w:r>
      <w:r w:rsidR="00E901B8">
        <w:rPr>
          <w:rFonts w:ascii="Helvetica" w:hAnsi="Helvetica" w:cs="Times New Roman"/>
        </w:rPr>
        <w:t xml:space="preserve">preparing for the upcoming </w:t>
      </w:r>
      <w:r w:rsidR="00C029D1">
        <w:rPr>
          <w:rFonts w:ascii="Helvetica" w:hAnsi="Helvetica" w:cs="Times New Roman"/>
        </w:rPr>
        <w:t>action prior to the cue</w:t>
      </w:r>
      <w:r w:rsidR="00E901B8">
        <w:rPr>
          <w:rFonts w:ascii="Helvetica" w:hAnsi="Helvetica" w:cs="Times New Roman"/>
        </w:rPr>
        <w:t>. The choice-related signal ceased abruptly at the time of the cue onset for the next trial</w:t>
      </w:r>
      <w:r w:rsidR="008758C9">
        <w:rPr>
          <w:rFonts w:ascii="Helvetica" w:hAnsi="Helvetica" w:cs="Times New Roman"/>
        </w:rPr>
        <w:t xml:space="preserve"> (</w:t>
      </w:r>
      <w:r w:rsidR="008758C9" w:rsidRPr="009D7DA4">
        <w:rPr>
          <w:rFonts w:ascii="Helvetica" w:hAnsi="Helvetica" w:cs="Times New Roman"/>
        </w:rPr>
        <w:t>c</w:t>
      </w:r>
      <w:r w:rsidR="008758C9">
        <w:rPr>
          <w:rFonts w:ascii="Helvetica" w:hAnsi="Helvetica" w:cs="Times New Roman"/>
          <w:vertAlign w:val="subscript"/>
        </w:rPr>
        <w:t>n-1</w:t>
      </w:r>
      <w:r w:rsidR="008758C9">
        <w:rPr>
          <w:rFonts w:ascii="Helvetica" w:hAnsi="Helvetica" w:cs="Times New Roman"/>
          <w:b/>
          <w:bCs/>
        </w:rPr>
        <w:t xml:space="preserve">, </w:t>
      </w:r>
      <w:r w:rsidR="008758C9" w:rsidRPr="00E901B8">
        <w:rPr>
          <w:rFonts w:ascii="Helvetica" w:hAnsi="Helvetica" w:cs="Times New Roman"/>
          <w:b/>
          <w:bCs/>
        </w:rPr>
        <w:t>Fig. 5B</w:t>
      </w:r>
      <w:r w:rsidR="008758C9" w:rsidRPr="008758C9">
        <w:rPr>
          <w:rFonts w:ascii="Helvetica" w:hAnsi="Helvetica" w:cs="Times New Roman"/>
        </w:rPr>
        <w:t>)</w:t>
      </w:r>
      <w:r w:rsidR="00E901B8">
        <w:rPr>
          <w:rFonts w:ascii="Helvetica" w:hAnsi="Helvetica" w:cs="Times New Roman"/>
        </w:rPr>
        <w:t xml:space="preserve">. </w:t>
      </w:r>
      <w:r w:rsidR="00F90D92" w:rsidRPr="006A0859">
        <w:rPr>
          <w:rFonts w:ascii="Helvetica" w:hAnsi="Helvetica" w:cs="Times New Roman"/>
        </w:rPr>
        <w:t xml:space="preserve">Meanwhile, </w:t>
      </w:r>
      <w:r w:rsidR="00E901B8">
        <w:rPr>
          <w:rFonts w:ascii="Helvetica" w:hAnsi="Helvetica" w:cs="Times New Roman"/>
        </w:rPr>
        <w:t>outcome- and reinforcer-related signals in the pupil responses emerged after the potential reward would be delivered and persisted for a couple of trials</w:t>
      </w:r>
      <w:r w:rsidR="008758C9">
        <w:rPr>
          <w:rFonts w:ascii="Helvetica" w:hAnsi="Helvetica" w:cs="Times New Roman"/>
        </w:rPr>
        <w:t xml:space="preserve"> (</w:t>
      </w:r>
      <w:r w:rsidR="008758C9" w:rsidRPr="00E901B8">
        <w:rPr>
          <w:rFonts w:ascii="Helvetica" w:hAnsi="Helvetica" w:cs="Times New Roman"/>
          <w:b/>
          <w:bCs/>
        </w:rPr>
        <w:t>Fig</w:t>
      </w:r>
      <w:r w:rsidR="008758C9">
        <w:rPr>
          <w:rFonts w:ascii="Helvetica" w:hAnsi="Helvetica" w:cs="Times New Roman"/>
          <w:b/>
          <w:bCs/>
        </w:rPr>
        <w:t>s</w:t>
      </w:r>
      <w:r w:rsidR="008758C9" w:rsidRPr="00E901B8">
        <w:rPr>
          <w:rFonts w:ascii="Helvetica" w:hAnsi="Helvetica" w:cs="Times New Roman"/>
          <w:b/>
          <w:bCs/>
        </w:rPr>
        <w:t>. 5</w:t>
      </w:r>
      <w:r w:rsidR="008758C9">
        <w:rPr>
          <w:rFonts w:ascii="Helvetica" w:hAnsi="Helvetica" w:cs="Times New Roman"/>
          <w:b/>
          <w:bCs/>
        </w:rPr>
        <w:t>C, D</w:t>
      </w:r>
      <w:r w:rsidR="008758C9" w:rsidRPr="008758C9">
        <w:rPr>
          <w:rFonts w:ascii="Helvetica" w:hAnsi="Helvetica" w:cs="Times New Roman"/>
        </w:rPr>
        <w:t>)</w:t>
      </w:r>
      <w:r w:rsidR="00E901B8">
        <w:rPr>
          <w:rFonts w:ascii="Helvetica" w:hAnsi="Helvetica" w:cs="Times New Roman"/>
        </w:rPr>
        <w:t>.</w:t>
      </w:r>
      <w:r w:rsidR="009B6E22">
        <w:rPr>
          <w:rFonts w:ascii="Helvetica" w:hAnsi="Helvetica" w:cs="Times New Roman"/>
        </w:rPr>
        <w:t xml:space="preserve"> The pupil responses </w:t>
      </w:r>
      <w:r w:rsidR="00B81C2D">
        <w:rPr>
          <w:rFonts w:ascii="Helvetica" w:hAnsi="Helvetica" w:cs="Times New Roman"/>
        </w:rPr>
        <w:t>w</w:t>
      </w:r>
      <w:r w:rsidR="0059189C">
        <w:rPr>
          <w:rFonts w:ascii="Helvetica" w:hAnsi="Helvetica" w:cs="Times New Roman"/>
        </w:rPr>
        <w:t>ere</w:t>
      </w:r>
      <w:r w:rsidR="00B81C2D">
        <w:rPr>
          <w:rFonts w:ascii="Helvetica" w:hAnsi="Helvetica" w:cs="Times New Roman"/>
        </w:rPr>
        <w:t xml:space="preserve"> also influenced by </w:t>
      </w:r>
      <w:r w:rsidR="009B6E22">
        <w:rPr>
          <w:rFonts w:ascii="Helvetica" w:hAnsi="Helvetica" w:cs="Times New Roman"/>
        </w:rPr>
        <w:t xml:space="preserve">the recent reward rate </w:t>
      </w:r>
      <w:r w:rsidR="005923E5">
        <w:rPr>
          <w:rFonts w:ascii="Helvetica" w:hAnsi="Helvetica" w:cs="Times New Roman"/>
        </w:rPr>
        <w:t>and</w:t>
      </w:r>
      <w:r w:rsidR="009B6E22">
        <w:rPr>
          <w:rFonts w:ascii="Helvetica" w:hAnsi="Helvetica" w:cs="Times New Roman"/>
        </w:rPr>
        <w:t xml:space="preserve"> the cumulative reward (</w:t>
      </w:r>
      <w:r w:rsidR="009B6E22" w:rsidRPr="009B6E22">
        <w:rPr>
          <w:rFonts w:ascii="Helvetica" w:hAnsi="Helvetica" w:cs="Times New Roman"/>
          <w:b/>
          <w:bCs/>
        </w:rPr>
        <w:t>Fig. 5E</w:t>
      </w:r>
      <w:r w:rsidR="009B6E22">
        <w:rPr>
          <w:rFonts w:ascii="Helvetica" w:hAnsi="Helvetica" w:cs="Times New Roman"/>
        </w:rPr>
        <w:t xml:space="preserve">). The cumulative reward was related to the number of trials performed, and therefore might reflect </w:t>
      </w:r>
      <w:r w:rsidR="00C714B5">
        <w:rPr>
          <w:rFonts w:ascii="Helvetica" w:hAnsi="Helvetica" w:cs="Times New Roman"/>
        </w:rPr>
        <w:t xml:space="preserve">the </w:t>
      </w:r>
      <w:r w:rsidR="009B6E22">
        <w:rPr>
          <w:rFonts w:ascii="Helvetica" w:hAnsi="Helvetica" w:cs="Times New Roman"/>
        </w:rPr>
        <w:t>motivational state of the animal.</w:t>
      </w:r>
      <w:r w:rsidR="00A069E9">
        <w:rPr>
          <w:rFonts w:ascii="Helvetica" w:hAnsi="Helvetica" w:cs="Times New Roman"/>
        </w:rPr>
        <w:t xml:space="preserve"> Although choice consistently influenced the pupil responses, the </w:t>
      </w:r>
      <w:r w:rsidR="00C01274">
        <w:rPr>
          <w:rFonts w:ascii="Helvetica" w:hAnsi="Helvetica" w:cs="Times New Roman"/>
        </w:rPr>
        <w:t xml:space="preserve">mean </w:t>
      </w:r>
      <w:r w:rsidR="00A069E9">
        <w:rPr>
          <w:rFonts w:ascii="Helvetica" w:hAnsi="Helvetica" w:cs="Times New Roman"/>
        </w:rPr>
        <w:t xml:space="preserve">amplitude of the effect was more muted than outcome. Specifically, </w:t>
      </w:r>
      <w:r w:rsidR="00221F97" w:rsidRPr="006A0859">
        <w:rPr>
          <w:rFonts w:ascii="Helvetica" w:hAnsi="Helvetica" w:cs="Times New Roman"/>
        </w:rPr>
        <w:t xml:space="preserve">the presence of a reward </w:t>
      </w:r>
      <w:r w:rsidR="00A069E9">
        <w:rPr>
          <w:rFonts w:ascii="Helvetica" w:hAnsi="Helvetica" w:cs="Times New Roman"/>
        </w:rPr>
        <w:t xml:space="preserve">led </w:t>
      </w:r>
      <w:r w:rsidR="00522069">
        <w:rPr>
          <w:rFonts w:ascii="Helvetica" w:hAnsi="Helvetica" w:cs="Times New Roman"/>
        </w:rPr>
        <w:t>a</w:t>
      </w:r>
      <w:r w:rsidR="006D42EF">
        <w:rPr>
          <w:rFonts w:ascii="Helvetica" w:hAnsi="Helvetica" w:cs="Times New Roman"/>
        </w:rPr>
        <w:t xml:space="preserve"> large</w:t>
      </w:r>
      <w:r w:rsidR="00A069E9">
        <w:rPr>
          <w:rFonts w:ascii="Helvetica" w:hAnsi="Helvetica" w:cs="Times New Roman"/>
        </w:rPr>
        <w:t xml:space="preserve"> phasic </w:t>
      </w:r>
      <w:r w:rsidR="00A069E9">
        <w:rPr>
          <w:rFonts w:ascii="Helvetica" w:hAnsi="Helvetica" w:cs="Times New Roman"/>
        </w:rPr>
        <w:lastRenderedPageBreak/>
        <w:t>dilation of the pupil</w:t>
      </w:r>
      <w:r w:rsidR="00B77D1E" w:rsidRPr="006A0859">
        <w:rPr>
          <w:rFonts w:ascii="Helvetica" w:hAnsi="Helvetica" w:cs="Times New Roman"/>
        </w:rPr>
        <w:t xml:space="preserve">, </w:t>
      </w:r>
      <w:r w:rsidR="00A069E9">
        <w:rPr>
          <w:rFonts w:ascii="Helvetica" w:hAnsi="Helvetica" w:cs="Times New Roman"/>
        </w:rPr>
        <w:t>whereas the recent</w:t>
      </w:r>
      <w:r w:rsidR="00221F97" w:rsidRPr="006A0859">
        <w:rPr>
          <w:rFonts w:ascii="Helvetica" w:hAnsi="Helvetica" w:cs="Times New Roman"/>
        </w:rPr>
        <w:t xml:space="preserve"> reward rate negatively modulated the pupil response (</w:t>
      </w:r>
      <w:r w:rsidR="00E80814" w:rsidRPr="000B7D62">
        <w:rPr>
          <w:rFonts w:ascii="Helvetica" w:hAnsi="Helvetica" w:cs="Times New Roman"/>
          <w:b/>
          <w:bCs/>
        </w:rPr>
        <w:t>Fig.</w:t>
      </w:r>
      <w:r w:rsidR="00AD4604" w:rsidRPr="000B7D62">
        <w:rPr>
          <w:rFonts w:ascii="Helvetica" w:hAnsi="Helvetica" w:cs="Times New Roman"/>
          <w:b/>
          <w:bCs/>
        </w:rPr>
        <w:t xml:space="preserve"> 5</w:t>
      </w:r>
      <w:r w:rsidR="00B77D1E" w:rsidRPr="000B7D62">
        <w:rPr>
          <w:rFonts w:ascii="Helvetica" w:hAnsi="Helvetica" w:cs="Times New Roman"/>
          <w:b/>
          <w:bCs/>
        </w:rPr>
        <w:t>F</w:t>
      </w:r>
      <w:r w:rsidR="00221F97" w:rsidRPr="006A0859">
        <w:rPr>
          <w:rFonts w:ascii="Helvetica" w:hAnsi="Helvetica" w:cs="Times New Roman"/>
        </w:rPr>
        <w:t xml:space="preserve">). </w:t>
      </w:r>
    </w:p>
    <w:p w14:paraId="50D8AE32" w14:textId="35B404A1" w:rsidR="00221F97" w:rsidRDefault="00221F97" w:rsidP="002B194A">
      <w:pPr>
        <w:spacing w:after="0" w:line="360" w:lineRule="auto"/>
        <w:rPr>
          <w:rFonts w:ascii="Helvetica" w:hAnsi="Helvetica" w:cs="Times New Roman"/>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2B194A" w14:paraId="02299FC6" w14:textId="77777777" w:rsidTr="00996731">
        <w:tc>
          <w:tcPr>
            <w:tcW w:w="9350" w:type="dxa"/>
          </w:tcPr>
          <w:p w14:paraId="03F5A78E" w14:textId="5C946ECF" w:rsidR="002B194A" w:rsidRDefault="00823B9C" w:rsidP="00ED7474">
            <w:pPr>
              <w:spacing w:line="360" w:lineRule="auto"/>
              <w:rPr>
                <w:rFonts w:ascii="Helvetica" w:hAnsi="Helvetica" w:cs="Times New Roman"/>
              </w:rPr>
            </w:pPr>
            <w:r>
              <w:rPr>
                <w:rFonts w:ascii="Helvetica" w:hAnsi="Helvetica" w:cs="Times New Roman"/>
                <w:noProof/>
              </w:rPr>
              <w:drawing>
                <wp:inline distT="0" distB="0" distL="0" distR="0" wp14:anchorId="160DFBF5" wp14:editId="486B87E3">
                  <wp:extent cx="5870448" cy="5925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0448" cy="5925312"/>
                          </a:xfrm>
                          <a:prstGeom prst="rect">
                            <a:avLst/>
                          </a:prstGeom>
                          <a:noFill/>
                          <a:ln>
                            <a:noFill/>
                          </a:ln>
                        </pic:spPr>
                      </pic:pic>
                    </a:graphicData>
                  </a:graphic>
                </wp:inline>
              </w:drawing>
            </w:r>
          </w:p>
        </w:tc>
      </w:tr>
      <w:tr w:rsidR="002B194A" w14:paraId="74DFBFE1" w14:textId="77777777" w:rsidTr="00996731">
        <w:tc>
          <w:tcPr>
            <w:tcW w:w="9350" w:type="dxa"/>
          </w:tcPr>
          <w:p w14:paraId="071D1ABB" w14:textId="4A8F9F28" w:rsidR="002B194A" w:rsidRPr="00A94A5A" w:rsidRDefault="002B194A" w:rsidP="002B194A">
            <w:pPr>
              <w:spacing w:line="360" w:lineRule="auto"/>
              <w:rPr>
                <w:rFonts w:ascii="Helvetica" w:hAnsi="Helvetica" w:cs="Times New Roman"/>
                <w:b/>
                <w:bCs/>
                <w:sz w:val="18"/>
                <w:szCs w:val="18"/>
              </w:rPr>
            </w:pPr>
            <w:r w:rsidRPr="00A94A5A">
              <w:rPr>
                <w:rFonts w:ascii="Helvetica" w:hAnsi="Helvetica" w:cs="Times New Roman"/>
                <w:b/>
                <w:bCs/>
                <w:sz w:val="18"/>
                <w:szCs w:val="18"/>
              </w:rPr>
              <w:t xml:space="preserve">Figure 5. Pupil response is modulated by past reward information and upcoming choice. </w:t>
            </w:r>
          </w:p>
          <w:p w14:paraId="4EF7009F" w14:textId="63AE8CAC" w:rsidR="002B194A" w:rsidRPr="002B194A" w:rsidRDefault="002B194A" w:rsidP="002B194A">
            <w:pPr>
              <w:spacing w:line="360" w:lineRule="auto"/>
              <w:rPr>
                <w:rFonts w:ascii="Helvetica" w:hAnsi="Helvetica" w:cs="Times New Roman"/>
                <w:sz w:val="18"/>
                <w:szCs w:val="18"/>
              </w:rPr>
            </w:pPr>
            <w:r w:rsidRPr="002B194A">
              <w:rPr>
                <w:rFonts w:ascii="Helvetica" w:hAnsi="Helvetica" w:cs="Times New Roman"/>
                <w:sz w:val="18"/>
                <w:szCs w:val="18"/>
              </w:rPr>
              <w:t>(A) A schematic diagram of the multilinear regression model</w:t>
            </w:r>
            <w:r w:rsidR="0061009B">
              <w:rPr>
                <w:rFonts w:ascii="Helvetica" w:hAnsi="Helvetica" w:cs="Times New Roman"/>
                <w:sz w:val="18"/>
                <w:szCs w:val="18"/>
              </w:rPr>
              <w:t xml:space="preserve"> that was fit to the pupil response in each 100 </w:t>
            </w:r>
            <w:proofErr w:type="spellStart"/>
            <w:r w:rsidR="0061009B">
              <w:rPr>
                <w:rFonts w:ascii="Helvetica" w:hAnsi="Helvetica" w:cs="Times New Roman"/>
                <w:sz w:val="18"/>
                <w:szCs w:val="18"/>
              </w:rPr>
              <w:t>ms</w:t>
            </w:r>
            <w:proofErr w:type="spellEnd"/>
            <w:r w:rsidR="0061009B">
              <w:rPr>
                <w:rFonts w:ascii="Helvetica" w:hAnsi="Helvetica" w:cs="Times New Roman"/>
                <w:sz w:val="18"/>
                <w:szCs w:val="18"/>
              </w:rPr>
              <w:t xml:space="preserve"> time bin</w:t>
            </w:r>
            <w:r w:rsidRPr="002B194A">
              <w:rPr>
                <w:rFonts w:ascii="Helvetica" w:hAnsi="Helvetica" w:cs="Times New Roman"/>
                <w:sz w:val="18"/>
                <w:szCs w:val="18"/>
              </w:rPr>
              <w:t xml:space="preserve">. (B)The fraction of sessions with significant choice-dependent pupil activity against time, quantified by the linear regression model. The plots show the choice in the next trial (n+1), current trial (n), previous trial (n-1), and the trial before the previous trial (n-2), from left to right. The significance of each predictor was tested at α = 0.01. </w:t>
            </w:r>
            <w:r w:rsidR="00385B94">
              <w:rPr>
                <w:rFonts w:ascii="Helvetica" w:hAnsi="Helvetica" w:cs="Times New Roman"/>
                <w:sz w:val="18"/>
                <w:szCs w:val="18"/>
              </w:rPr>
              <w:t>Red shading on the top indicates the p</w:t>
            </w:r>
            <w:r w:rsidR="00595AD9">
              <w:rPr>
                <w:rFonts w:ascii="Helvetica" w:hAnsi="Helvetica" w:cs="Times New Roman"/>
                <w:sz w:val="18"/>
                <w:szCs w:val="18"/>
              </w:rPr>
              <w:t>-</w:t>
            </w:r>
            <w:r w:rsidR="00385B94">
              <w:rPr>
                <w:rFonts w:ascii="Helvetica" w:hAnsi="Helvetica" w:cs="Times New Roman"/>
                <w:sz w:val="18"/>
                <w:szCs w:val="18"/>
              </w:rPr>
              <w:t>value of the chi-square test</w:t>
            </w:r>
            <w:r w:rsidRPr="002B194A">
              <w:rPr>
                <w:rFonts w:ascii="Helvetica" w:hAnsi="Helvetica" w:cs="Times New Roman"/>
                <w:sz w:val="18"/>
                <w:szCs w:val="18"/>
              </w:rPr>
              <w:t>.</w:t>
            </w:r>
            <w:r w:rsidR="000A322E">
              <w:rPr>
                <w:rFonts w:ascii="Helvetica" w:hAnsi="Helvetica" w:cs="Times New Roman"/>
                <w:sz w:val="18"/>
                <w:szCs w:val="18"/>
              </w:rPr>
              <w:t xml:space="preserve"> Colormap shows the p-value of the chi-square test.</w:t>
            </w:r>
            <w:r w:rsidRPr="002B194A">
              <w:rPr>
                <w:rFonts w:ascii="Helvetica" w:hAnsi="Helvetica" w:cs="Times New Roman"/>
                <w:sz w:val="18"/>
                <w:szCs w:val="18"/>
              </w:rPr>
              <w:t xml:space="preserve"> (C) Same as (B) for trial outcomes. (D) Same as (B) for the interactions of choice and outcome. (E)The </w:t>
            </w:r>
            <w:r w:rsidRPr="002B194A">
              <w:rPr>
                <w:rFonts w:ascii="Helvetica" w:hAnsi="Helvetica" w:cs="Times New Roman"/>
                <w:sz w:val="18"/>
                <w:szCs w:val="18"/>
              </w:rPr>
              <w:lastRenderedPageBreak/>
              <w:t>fraction of sessions with significant coefficients of moving average reward in 20 trials (left), and the normalized cumulative reward up to current trial (right). (F) Regression coefficients of several predictors: choice of the current trial (</w:t>
            </w:r>
            <w:proofErr w:type="spellStart"/>
            <w:r w:rsidRPr="002B194A">
              <w:rPr>
                <w:rFonts w:ascii="Helvetica" w:hAnsi="Helvetica" w:cs="Times New Roman"/>
                <w:i/>
                <w:sz w:val="18"/>
                <w:szCs w:val="18"/>
              </w:rPr>
              <w:t>c</w:t>
            </w:r>
            <w:r w:rsidRPr="002B194A">
              <w:rPr>
                <w:rFonts w:ascii="Helvetica" w:hAnsi="Helvetica" w:cs="Times New Roman"/>
                <w:i/>
                <w:sz w:val="18"/>
                <w:szCs w:val="18"/>
                <w:vertAlign w:val="subscript"/>
              </w:rPr>
              <w:t>n</w:t>
            </w:r>
            <w:proofErr w:type="spellEnd"/>
            <w:r w:rsidRPr="002B194A">
              <w:rPr>
                <w:rFonts w:ascii="Helvetica" w:hAnsi="Helvetica" w:cs="Times New Roman"/>
                <w:sz w:val="18"/>
                <w:szCs w:val="18"/>
              </w:rPr>
              <w:t>), reward of the current trial(</w:t>
            </w:r>
            <w:proofErr w:type="spellStart"/>
            <w:r w:rsidRPr="002B194A">
              <w:rPr>
                <w:rFonts w:ascii="Helvetica" w:hAnsi="Helvetica" w:cs="Times New Roman"/>
                <w:i/>
                <w:sz w:val="18"/>
                <w:szCs w:val="18"/>
              </w:rPr>
              <w:t>r</w:t>
            </w:r>
            <w:r w:rsidRPr="002B194A">
              <w:rPr>
                <w:rFonts w:ascii="Helvetica" w:hAnsi="Helvetica" w:cs="Times New Roman"/>
                <w:i/>
                <w:sz w:val="18"/>
                <w:szCs w:val="18"/>
                <w:vertAlign w:val="subscript"/>
              </w:rPr>
              <w:t>n</w:t>
            </w:r>
            <w:proofErr w:type="spellEnd"/>
            <w:r w:rsidRPr="002B194A">
              <w:rPr>
                <w:rFonts w:ascii="Helvetica" w:hAnsi="Helvetica" w:cs="Times New Roman"/>
                <w:sz w:val="18"/>
                <w:szCs w:val="18"/>
              </w:rPr>
              <w:t>), average reward in a 20-trial running window (</w:t>
            </w:r>
            <m:oMath>
              <m:bar>
                <m:barPr>
                  <m:pos m:val="top"/>
                  <m:ctrlPr>
                    <w:rPr>
                      <w:rFonts w:ascii="Cambria Math" w:hAnsi="Cambria Math" w:cs="Times New Roman"/>
                      <w:i/>
                      <w:sz w:val="18"/>
                      <w:szCs w:val="18"/>
                    </w:rPr>
                  </m:ctrlPr>
                </m:barPr>
                <m:e>
                  <m:sSubSup>
                    <m:sSubSupPr>
                      <m:ctrlPr>
                        <w:rPr>
                          <w:rFonts w:ascii="Cambria Math" w:hAnsi="Cambria Math" w:cs="Times New Roman"/>
                          <w:i/>
                          <w:sz w:val="18"/>
                          <w:szCs w:val="18"/>
                        </w:rPr>
                      </m:ctrlPr>
                    </m:sSubSupPr>
                    <m:e>
                      <m:r>
                        <w:rPr>
                          <w:rFonts w:ascii="Cambria Math" w:hAnsi="Cambria Math" w:cs="Times New Roman"/>
                          <w:sz w:val="18"/>
                          <w:szCs w:val="18"/>
                        </w:rPr>
                        <m:t>r</m:t>
                      </m:r>
                    </m:e>
                    <m:sub>
                      <m:r>
                        <w:rPr>
                          <w:rFonts w:ascii="Cambria Math" w:hAnsi="Cambria Math" w:cs="Times New Roman"/>
                          <w:sz w:val="18"/>
                          <w:szCs w:val="18"/>
                        </w:rPr>
                        <m:t>n</m:t>
                      </m:r>
                    </m:sub>
                    <m:sup>
                      <m:r>
                        <m:rPr>
                          <m:sty m:val="p"/>
                        </m:rPr>
                        <w:rPr>
                          <w:rFonts w:ascii="Cambria Math" w:hAnsi="Cambria Math" w:cs="Times New Roman"/>
                          <w:sz w:val="18"/>
                          <w:szCs w:val="18"/>
                        </w:rPr>
                        <m:t>MA</m:t>
                      </m:r>
                    </m:sup>
                  </m:sSubSup>
                </m:e>
              </m:bar>
            </m:oMath>
            <w:r w:rsidRPr="002B194A">
              <w:rPr>
                <w:rFonts w:ascii="Helvetica" w:hAnsi="Helvetica" w:cs="Times New Roman"/>
                <w:sz w:val="18"/>
                <w:szCs w:val="18"/>
              </w:rPr>
              <w:t>), normalized cumulative reward up to current trial (</w:t>
            </w:r>
            <m:oMath>
              <m:sSubSup>
                <m:sSubSupPr>
                  <m:ctrlPr>
                    <w:rPr>
                      <w:rFonts w:ascii="Cambria Math" w:hAnsi="Cambria Math" w:cs="Times New Roman"/>
                      <w:i/>
                      <w:sz w:val="18"/>
                      <w:szCs w:val="18"/>
                    </w:rPr>
                  </m:ctrlPr>
                </m:sSubSupPr>
                <m:e>
                  <m:r>
                    <w:rPr>
                      <w:rFonts w:ascii="Cambria Math" w:hAnsi="Cambria Math" w:cs="Times New Roman"/>
                      <w:sz w:val="18"/>
                      <w:szCs w:val="18"/>
                    </w:rPr>
                    <m:t>r</m:t>
                  </m:r>
                </m:e>
                <m:sub>
                  <m:r>
                    <w:rPr>
                      <w:rFonts w:ascii="Cambria Math" w:hAnsi="Cambria Math" w:cs="Times New Roman"/>
                      <w:sz w:val="18"/>
                      <w:szCs w:val="18"/>
                    </w:rPr>
                    <m:t>n</m:t>
                  </m:r>
                </m:sub>
                <m:sup>
                  <m:r>
                    <m:rPr>
                      <m:sty m:val="p"/>
                    </m:rPr>
                    <w:rPr>
                      <w:rFonts w:ascii="Cambria Math" w:hAnsi="Cambria Math" w:cs="Times New Roman"/>
                      <w:sz w:val="18"/>
                      <w:szCs w:val="18"/>
                    </w:rPr>
                    <m:t>Cum</m:t>
                  </m:r>
                  <m:r>
                    <w:rPr>
                      <w:rFonts w:ascii="Cambria Math" w:hAnsi="Cambria Math" w:cs="Times New Roman"/>
                      <w:sz w:val="18"/>
                      <w:szCs w:val="18"/>
                    </w:rPr>
                    <m:t>.</m:t>
                  </m:r>
                </m:sup>
              </m:sSubSup>
            </m:oMath>
            <w:r w:rsidRPr="002B194A">
              <w:rPr>
                <w:rFonts w:ascii="Helvetica" w:hAnsi="Helvetica" w:cs="Times New Roman"/>
                <w:sz w:val="18"/>
                <w:szCs w:val="18"/>
              </w:rPr>
              <w:t xml:space="preserve">). Shaded areas are the </w:t>
            </w:r>
            <w:r w:rsidR="0061009B">
              <w:rPr>
                <w:rFonts w:ascii="Helvetica" w:hAnsi="Helvetica" w:cs="Times New Roman"/>
                <w:sz w:val="18"/>
                <w:szCs w:val="18"/>
              </w:rPr>
              <w:t xml:space="preserve">95% </w:t>
            </w:r>
            <w:r w:rsidRPr="002B194A">
              <w:rPr>
                <w:rFonts w:ascii="Helvetica" w:hAnsi="Helvetica" w:cs="Times New Roman"/>
                <w:sz w:val="18"/>
                <w:szCs w:val="18"/>
              </w:rPr>
              <w:t xml:space="preserve">confidence interval estimated by bootstrap. </w:t>
            </w:r>
          </w:p>
        </w:tc>
      </w:tr>
    </w:tbl>
    <w:p w14:paraId="5622621D" w14:textId="472CF7CC" w:rsidR="002B194A" w:rsidRDefault="002B194A" w:rsidP="002B194A">
      <w:pPr>
        <w:spacing w:after="0" w:line="360" w:lineRule="auto"/>
        <w:rPr>
          <w:rFonts w:ascii="Helvetica" w:hAnsi="Helvetica" w:cs="Times New Roman"/>
        </w:rPr>
      </w:pPr>
    </w:p>
    <w:p w14:paraId="232B33FD" w14:textId="116959B7" w:rsidR="0093490B" w:rsidRPr="00424062" w:rsidRDefault="001159B4" w:rsidP="002B194A">
      <w:pPr>
        <w:spacing w:after="0" w:line="360" w:lineRule="auto"/>
        <w:rPr>
          <w:rFonts w:ascii="Helvetica" w:hAnsi="Helvetica" w:cs="Times New Roman"/>
          <w:b/>
          <w:bCs/>
        </w:rPr>
      </w:pPr>
      <w:r>
        <w:rPr>
          <w:rFonts w:ascii="Helvetica" w:hAnsi="Helvetica" w:cs="Times New Roman"/>
          <w:b/>
          <w:bCs/>
        </w:rPr>
        <w:t xml:space="preserve">Pupil response </w:t>
      </w:r>
      <w:r w:rsidR="002C6632">
        <w:rPr>
          <w:rFonts w:ascii="Helvetica" w:hAnsi="Helvetica" w:cs="Times New Roman"/>
          <w:b/>
          <w:bCs/>
        </w:rPr>
        <w:t>was</w:t>
      </w:r>
      <w:r w:rsidR="00ED0794">
        <w:rPr>
          <w:rFonts w:ascii="Helvetica" w:hAnsi="Helvetica" w:cs="Times New Roman"/>
          <w:b/>
          <w:bCs/>
        </w:rPr>
        <w:t xml:space="preserve"> </w:t>
      </w:r>
      <w:r>
        <w:rPr>
          <w:rFonts w:ascii="Helvetica" w:hAnsi="Helvetica" w:cs="Times New Roman"/>
          <w:b/>
          <w:bCs/>
        </w:rPr>
        <w:t>modulated by latent variables related to value updating, but not action selection</w:t>
      </w:r>
    </w:p>
    <w:p w14:paraId="5EA78852" w14:textId="7223B53B" w:rsidR="003E2157" w:rsidRPr="006A0859" w:rsidRDefault="001B5E2E" w:rsidP="007866C7">
      <w:pPr>
        <w:spacing w:after="0" w:line="360" w:lineRule="auto"/>
        <w:rPr>
          <w:rFonts w:ascii="Helvetica" w:hAnsi="Helvetica" w:cs="Times New Roman"/>
        </w:rPr>
      </w:pPr>
      <w:r>
        <w:rPr>
          <w:rFonts w:ascii="Helvetica" w:hAnsi="Helvetica" w:cs="Times New Roman"/>
        </w:rPr>
        <w:t>P</w:t>
      </w:r>
      <w:r w:rsidR="00007328" w:rsidRPr="006A0859">
        <w:rPr>
          <w:rFonts w:ascii="Helvetica" w:hAnsi="Helvetica" w:cs="Times New Roman"/>
        </w:rPr>
        <w:t>revious</w:t>
      </w:r>
      <w:r>
        <w:rPr>
          <w:rFonts w:ascii="Helvetica" w:hAnsi="Helvetica" w:cs="Times New Roman"/>
        </w:rPr>
        <w:t xml:space="preserve">ly we showed that the animal’s behavior is well captured by the hybrid FQ_RPE_CK model, therefore we next asked whether </w:t>
      </w:r>
      <w:r w:rsidR="00DF4CCF">
        <w:rPr>
          <w:rFonts w:ascii="Helvetica" w:hAnsi="Helvetica" w:cs="Times New Roman"/>
        </w:rPr>
        <w:t xml:space="preserve">there is </w:t>
      </w:r>
      <w:r>
        <w:rPr>
          <w:rFonts w:ascii="Helvetica" w:hAnsi="Helvetica" w:cs="Times New Roman"/>
        </w:rPr>
        <w:t>influence of latent decision variables on pupil responses.</w:t>
      </w:r>
      <w:r w:rsidR="00007328" w:rsidRPr="006A0859">
        <w:rPr>
          <w:rFonts w:ascii="Helvetica" w:hAnsi="Helvetica" w:cs="Times New Roman"/>
        </w:rPr>
        <w:t xml:space="preserve"> </w:t>
      </w:r>
      <w:r>
        <w:rPr>
          <w:rFonts w:ascii="Helvetica" w:hAnsi="Helvetica" w:cs="Times New Roman"/>
        </w:rPr>
        <w:t>To this end</w:t>
      </w:r>
      <w:r w:rsidR="00DA1332" w:rsidRPr="006A0859">
        <w:rPr>
          <w:rFonts w:ascii="Helvetica" w:hAnsi="Helvetica" w:cs="Times New Roman"/>
        </w:rPr>
        <w:t xml:space="preserve">, we built </w:t>
      </w:r>
      <w:r>
        <w:rPr>
          <w:rFonts w:ascii="Helvetica" w:hAnsi="Helvetica" w:cs="Times New Roman"/>
        </w:rPr>
        <w:t>additional multiple linear regression models using latent variables relevant for action selection (</w:t>
      </w:r>
      <w:r w:rsidRPr="001B5E2E">
        <w:rPr>
          <w:rFonts w:ascii="Helvetica" w:hAnsi="Helvetica" w:cs="Times New Roman"/>
          <w:b/>
          <w:bCs/>
        </w:rPr>
        <w:t>Fig. 6</w:t>
      </w:r>
      <w:r>
        <w:rPr>
          <w:rFonts w:ascii="Helvetica" w:hAnsi="Helvetica" w:cs="Times New Roman"/>
        </w:rPr>
        <w:t>) or value updating (</w:t>
      </w:r>
      <w:r w:rsidRPr="001B5E2E">
        <w:rPr>
          <w:rFonts w:ascii="Helvetica" w:hAnsi="Helvetica" w:cs="Times New Roman"/>
          <w:b/>
          <w:bCs/>
        </w:rPr>
        <w:t>Fig. 7</w:t>
      </w:r>
      <w:r>
        <w:rPr>
          <w:rFonts w:ascii="Helvetica" w:hAnsi="Helvetica" w:cs="Times New Roman"/>
        </w:rPr>
        <w:t xml:space="preserve">). For action selection, we considered </w:t>
      </w:r>
      <w:r w:rsidR="002C7794" w:rsidRPr="006A0859">
        <w:rPr>
          <w:rFonts w:ascii="Helvetica" w:hAnsi="Helvetica" w:cs="Times New Roman"/>
        </w:rPr>
        <w:t xml:space="preserve">the </w:t>
      </w:r>
      <w:r>
        <w:rPr>
          <w:rFonts w:ascii="Helvetica" w:hAnsi="Helvetica" w:cs="Times New Roman"/>
        </w:rPr>
        <w:t>value difference</w:t>
      </w:r>
      <w:r w:rsidR="00DA1332" w:rsidRPr="006A0859">
        <w:rPr>
          <w:rFonts w:ascii="Helvetica" w:hAnsi="Helvetica" w:cs="Times New Roman"/>
        </w:rPr>
        <w:t xml:space="preserve">, </w:t>
      </w:r>
      <w:r>
        <w:rPr>
          <w:rFonts w:ascii="Helvetica" w:hAnsi="Helvetica" w:cs="Times New Roman"/>
        </w:rPr>
        <w:t>chosen value</w:t>
      </w:r>
      <w:r w:rsidR="00DA1332" w:rsidRPr="006A0859">
        <w:rPr>
          <w:rFonts w:ascii="Helvetica" w:hAnsi="Helvetica" w:cs="Times New Roman"/>
        </w:rPr>
        <w:t xml:space="preserve">, </w:t>
      </w:r>
      <w:r>
        <w:rPr>
          <w:rFonts w:ascii="Helvetica" w:hAnsi="Helvetica" w:cs="Times New Roman"/>
        </w:rPr>
        <w:t>choice kernel difference</w:t>
      </w:r>
      <w:r w:rsidR="00DA1332" w:rsidRPr="006A0859">
        <w:rPr>
          <w:rFonts w:ascii="Helvetica" w:hAnsi="Helvetica" w:cs="Times New Roman"/>
        </w:rPr>
        <w:t xml:space="preserve">, </w:t>
      </w:r>
      <w:r>
        <w:rPr>
          <w:rFonts w:ascii="Helvetica" w:hAnsi="Helvetica" w:cs="Times New Roman"/>
        </w:rPr>
        <w:t xml:space="preserve">and the chosen </w:t>
      </w:r>
      <w:r w:rsidR="00DA1332" w:rsidRPr="006A0859">
        <w:rPr>
          <w:rFonts w:ascii="Helvetica" w:hAnsi="Helvetica" w:cs="Times New Roman"/>
        </w:rPr>
        <w:t>choice kernel (</w:t>
      </w:r>
      <w:r w:rsidR="00E80814" w:rsidRPr="000B7D62">
        <w:rPr>
          <w:rFonts w:ascii="Helvetica" w:hAnsi="Helvetica" w:cs="Times New Roman"/>
          <w:b/>
          <w:bCs/>
        </w:rPr>
        <w:t>Fig.</w:t>
      </w:r>
      <w:r w:rsidR="00AD4604" w:rsidRPr="000B7D62">
        <w:rPr>
          <w:rFonts w:ascii="Helvetica" w:hAnsi="Helvetica" w:cs="Times New Roman"/>
          <w:b/>
          <w:bCs/>
        </w:rPr>
        <w:t xml:space="preserve"> 6</w:t>
      </w:r>
      <w:r w:rsidR="00DA1332" w:rsidRPr="000B7D62">
        <w:rPr>
          <w:rFonts w:ascii="Helvetica" w:hAnsi="Helvetica" w:cs="Times New Roman"/>
          <w:b/>
          <w:bCs/>
        </w:rPr>
        <w:t>A</w:t>
      </w:r>
      <w:r w:rsidR="00DA1332" w:rsidRPr="006A0859">
        <w:rPr>
          <w:rFonts w:ascii="Helvetica" w:hAnsi="Helvetica" w:cs="Times New Roman"/>
        </w:rPr>
        <w:t xml:space="preserve">). </w:t>
      </w:r>
      <w:r>
        <w:rPr>
          <w:rFonts w:ascii="Helvetica" w:hAnsi="Helvetica" w:cs="Times New Roman"/>
        </w:rPr>
        <w:t>Consistent with our prior observation, we found significant</w:t>
      </w:r>
      <w:r w:rsidR="002C7794" w:rsidRPr="006A0859">
        <w:rPr>
          <w:rFonts w:ascii="Helvetica" w:hAnsi="Helvetica" w:cs="Times New Roman"/>
        </w:rPr>
        <w:t xml:space="preserve"> </w:t>
      </w:r>
      <w:r w:rsidR="00DA1332" w:rsidRPr="006A0859">
        <w:rPr>
          <w:rFonts w:ascii="Helvetica" w:hAnsi="Helvetica" w:cs="Times New Roman"/>
        </w:rPr>
        <w:t>choic</w:t>
      </w:r>
      <w:r w:rsidR="002C7794" w:rsidRPr="006A0859">
        <w:rPr>
          <w:rFonts w:ascii="Helvetica" w:hAnsi="Helvetica" w:cs="Times New Roman"/>
        </w:rPr>
        <w:t>e- and outcome-</w:t>
      </w:r>
      <w:r>
        <w:rPr>
          <w:rFonts w:ascii="Helvetica" w:hAnsi="Helvetica" w:cs="Times New Roman"/>
        </w:rPr>
        <w:t>related signals</w:t>
      </w:r>
      <w:r w:rsidR="00DA1332" w:rsidRPr="006A0859">
        <w:rPr>
          <w:rFonts w:ascii="Helvetica" w:hAnsi="Helvetica" w:cs="Times New Roman"/>
        </w:rPr>
        <w:t xml:space="preserve"> (</w:t>
      </w:r>
      <w:r w:rsidR="00E80814" w:rsidRPr="000B7D62">
        <w:rPr>
          <w:rFonts w:ascii="Helvetica" w:hAnsi="Helvetica" w:cs="Times New Roman"/>
          <w:b/>
          <w:bCs/>
        </w:rPr>
        <w:t>Fig.</w:t>
      </w:r>
      <w:r w:rsidR="00AD4604" w:rsidRPr="000B7D62">
        <w:rPr>
          <w:rFonts w:ascii="Helvetica" w:hAnsi="Helvetica" w:cs="Times New Roman"/>
          <w:b/>
          <w:bCs/>
        </w:rPr>
        <w:t xml:space="preserve"> 6</w:t>
      </w:r>
      <w:r w:rsidR="00DA1332" w:rsidRPr="000B7D62">
        <w:rPr>
          <w:rFonts w:ascii="Helvetica" w:hAnsi="Helvetica" w:cs="Times New Roman"/>
          <w:b/>
          <w:bCs/>
        </w:rPr>
        <w:t xml:space="preserve">B </w:t>
      </w:r>
      <w:r w:rsidR="000B7D62">
        <w:rPr>
          <w:rFonts w:ascii="Helvetica" w:hAnsi="Helvetica" w:cs="Times New Roman"/>
          <w:b/>
          <w:bCs/>
        </w:rPr>
        <w:t xml:space="preserve">- </w:t>
      </w:r>
      <w:r w:rsidR="00DA1332" w:rsidRPr="000B7D62">
        <w:rPr>
          <w:rFonts w:ascii="Helvetica" w:hAnsi="Helvetica" w:cs="Times New Roman"/>
          <w:b/>
          <w:bCs/>
        </w:rPr>
        <w:t>C</w:t>
      </w:r>
      <w:r w:rsidR="00DA1332" w:rsidRPr="006A0859">
        <w:rPr>
          <w:rFonts w:ascii="Helvetica" w:hAnsi="Helvetica" w:cs="Times New Roman"/>
        </w:rPr>
        <w:t>)</w:t>
      </w:r>
      <w:r>
        <w:rPr>
          <w:rFonts w:ascii="Helvetica" w:hAnsi="Helvetica" w:cs="Times New Roman"/>
        </w:rPr>
        <w:t xml:space="preserve">, however </w:t>
      </w:r>
      <w:r w:rsidR="007866C7">
        <w:rPr>
          <w:rFonts w:ascii="Helvetica" w:hAnsi="Helvetica" w:cs="Times New Roman"/>
        </w:rPr>
        <w:t>there was no reliable</w:t>
      </w:r>
      <w:r>
        <w:rPr>
          <w:rFonts w:ascii="Helvetica" w:hAnsi="Helvetica" w:cs="Times New Roman"/>
        </w:rPr>
        <w:t xml:space="preserve"> modulation of the pupil responses by the </w:t>
      </w:r>
      <w:r w:rsidR="00DA1332" w:rsidRPr="006A0859">
        <w:rPr>
          <w:rFonts w:ascii="Helvetica" w:hAnsi="Helvetica" w:cs="Times New Roman"/>
        </w:rPr>
        <w:t>action-selection variables (</w:t>
      </w:r>
      <w:r w:rsidR="00E80814" w:rsidRPr="000B7D62">
        <w:rPr>
          <w:rFonts w:ascii="Helvetica" w:hAnsi="Helvetica" w:cs="Times New Roman"/>
          <w:b/>
          <w:bCs/>
        </w:rPr>
        <w:t>Fig.</w:t>
      </w:r>
      <w:r w:rsidR="00AD4604" w:rsidRPr="000B7D62">
        <w:rPr>
          <w:rFonts w:ascii="Helvetica" w:hAnsi="Helvetica" w:cs="Times New Roman"/>
          <w:b/>
          <w:bCs/>
        </w:rPr>
        <w:t xml:space="preserve"> 6</w:t>
      </w:r>
      <w:r w:rsidR="00DA1332" w:rsidRPr="000B7D62">
        <w:rPr>
          <w:rFonts w:ascii="Helvetica" w:hAnsi="Helvetica" w:cs="Times New Roman"/>
          <w:b/>
          <w:bCs/>
        </w:rPr>
        <w:t>D</w:t>
      </w:r>
      <w:r w:rsidR="000B7D62" w:rsidRPr="000B7D62">
        <w:rPr>
          <w:rFonts w:ascii="Helvetica" w:hAnsi="Helvetica" w:cs="Times New Roman"/>
          <w:b/>
          <w:bCs/>
        </w:rPr>
        <w:t xml:space="preserve"> - E</w:t>
      </w:r>
      <w:r w:rsidR="00DA1332" w:rsidRPr="006A0859">
        <w:rPr>
          <w:rFonts w:ascii="Helvetica" w:hAnsi="Helvetica" w:cs="Times New Roman"/>
        </w:rPr>
        <w:t xml:space="preserve">). </w:t>
      </w:r>
      <w:r>
        <w:rPr>
          <w:rFonts w:ascii="Helvetica" w:hAnsi="Helvetica" w:cs="Times New Roman"/>
        </w:rPr>
        <w:t xml:space="preserve">For value updating, we </w:t>
      </w:r>
      <w:r w:rsidR="006371FD" w:rsidRPr="006A0859">
        <w:rPr>
          <w:rFonts w:ascii="Helvetica" w:hAnsi="Helvetica" w:cs="Times New Roman"/>
        </w:rPr>
        <w:t>test</w:t>
      </w:r>
      <w:r>
        <w:rPr>
          <w:rFonts w:ascii="Helvetica" w:hAnsi="Helvetica" w:cs="Times New Roman"/>
        </w:rPr>
        <w:t>ed</w:t>
      </w:r>
      <w:r w:rsidR="006371FD" w:rsidRPr="006A0859">
        <w:rPr>
          <w:rFonts w:ascii="Helvetica" w:hAnsi="Helvetica" w:cs="Times New Roman"/>
        </w:rPr>
        <w:t xml:space="preserve"> variables</w:t>
      </w:r>
      <w:r>
        <w:rPr>
          <w:rFonts w:ascii="Helvetica" w:hAnsi="Helvetica" w:cs="Times New Roman"/>
        </w:rPr>
        <w:t xml:space="preserve"> including</w:t>
      </w:r>
      <w:r w:rsidR="006371FD" w:rsidRPr="006A0859">
        <w:rPr>
          <w:rFonts w:ascii="Helvetica" w:hAnsi="Helvetica" w:cs="Times New Roman"/>
        </w:rPr>
        <w:t xml:space="preserve"> reward prediction error (RPE) and choice kernel error (CKE) </w:t>
      </w:r>
      <w:r w:rsidR="00110975">
        <w:rPr>
          <w:rFonts w:ascii="Helvetica" w:hAnsi="Helvetica" w:cs="Times New Roman"/>
        </w:rPr>
        <w:t>in addition to value difference and choice kernel difference</w:t>
      </w:r>
      <w:r w:rsidR="007F05C0" w:rsidRPr="006A0859">
        <w:rPr>
          <w:rFonts w:ascii="Helvetica" w:hAnsi="Helvetica" w:cs="Times New Roman"/>
        </w:rPr>
        <w:t xml:space="preserve"> (</w:t>
      </w:r>
      <w:r w:rsidR="00E80814" w:rsidRPr="000B7D62">
        <w:rPr>
          <w:rFonts w:ascii="Helvetica" w:hAnsi="Helvetica" w:cs="Times New Roman"/>
          <w:b/>
          <w:bCs/>
        </w:rPr>
        <w:t>Fig.</w:t>
      </w:r>
      <w:r w:rsidR="00AD4604" w:rsidRPr="000B7D62">
        <w:rPr>
          <w:rFonts w:ascii="Helvetica" w:hAnsi="Helvetica" w:cs="Times New Roman"/>
          <w:b/>
          <w:bCs/>
        </w:rPr>
        <w:t xml:space="preserve"> 7</w:t>
      </w:r>
      <w:r w:rsidR="007F05C0" w:rsidRPr="000B7D62">
        <w:rPr>
          <w:rFonts w:ascii="Helvetica" w:hAnsi="Helvetica" w:cs="Times New Roman"/>
          <w:b/>
          <w:bCs/>
        </w:rPr>
        <w:t>A</w:t>
      </w:r>
      <w:r w:rsidR="007F05C0" w:rsidRPr="006A0859">
        <w:rPr>
          <w:rFonts w:ascii="Helvetica" w:hAnsi="Helvetica" w:cs="Times New Roman"/>
        </w:rPr>
        <w:t>)</w:t>
      </w:r>
      <w:r w:rsidR="006371FD" w:rsidRPr="006A0859">
        <w:rPr>
          <w:rFonts w:ascii="Helvetica" w:hAnsi="Helvetica" w:cs="Times New Roman"/>
        </w:rPr>
        <w:t xml:space="preserve">. </w:t>
      </w:r>
      <w:r w:rsidR="009B288A">
        <w:rPr>
          <w:rFonts w:ascii="Helvetica" w:hAnsi="Helvetica" w:cs="Times New Roman"/>
        </w:rPr>
        <w:t>In a</w:t>
      </w:r>
      <w:r w:rsidR="007F05C0" w:rsidRPr="006A0859">
        <w:rPr>
          <w:rFonts w:ascii="Helvetica" w:hAnsi="Helvetica" w:cs="Times New Roman"/>
        </w:rPr>
        <w:t xml:space="preserve"> significant fraction of sessions</w:t>
      </w:r>
      <w:r w:rsidR="009B288A">
        <w:rPr>
          <w:rFonts w:ascii="Helvetica" w:hAnsi="Helvetica" w:cs="Times New Roman"/>
        </w:rPr>
        <w:t xml:space="preserve">, pupil responses were </w:t>
      </w:r>
      <w:r w:rsidR="007F05C0" w:rsidRPr="006A0859">
        <w:rPr>
          <w:rFonts w:ascii="Helvetica" w:hAnsi="Helvetica" w:cs="Times New Roman"/>
        </w:rPr>
        <w:t>modulated by the RPE</w:t>
      </w:r>
      <w:r w:rsidR="00E749F5">
        <w:rPr>
          <w:rFonts w:ascii="Helvetica" w:hAnsi="Helvetica" w:cs="Times New Roman"/>
        </w:rPr>
        <w:t>, and to a lesser extent CKE and difference in choice kernel</w:t>
      </w:r>
      <w:r w:rsidR="007866C7">
        <w:rPr>
          <w:rFonts w:ascii="Helvetica" w:hAnsi="Helvetica" w:cs="Times New Roman"/>
        </w:rPr>
        <w:t xml:space="preserve"> (</w:t>
      </w:r>
      <w:r w:rsidR="007866C7" w:rsidRPr="007866C7">
        <w:rPr>
          <w:rFonts w:ascii="Helvetica" w:hAnsi="Helvetica" w:cs="Times New Roman"/>
          <w:b/>
          <w:bCs/>
        </w:rPr>
        <w:t>Fig. 7B – D</w:t>
      </w:r>
      <w:r w:rsidR="007866C7" w:rsidRPr="007866C7">
        <w:rPr>
          <w:rFonts w:ascii="Helvetica" w:hAnsi="Helvetica" w:cs="Times New Roman"/>
        </w:rPr>
        <w:t>)</w:t>
      </w:r>
      <w:r w:rsidR="00491489" w:rsidRPr="007866C7">
        <w:rPr>
          <w:rFonts w:ascii="Helvetica" w:hAnsi="Helvetica" w:cs="Times New Roman"/>
        </w:rPr>
        <w:t>.</w:t>
      </w:r>
      <w:r w:rsidR="003724E2" w:rsidRPr="007866C7">
        <w:rPr>
          <w:rFonts w:ascii="Helvetica" w:hAnsi="Helvetica" w:cs="Times New Roman"/>
        </w:rPr>
        <w:t xml:space="preserve"> </w:t>
      </w:r>
      <w:r w:rsidR="006A78B3" w:rsidRPr="007866C7">
        <w:rPr>
          <w:rFonts w:ascii="Helvetica" w:hAnsi="Helvetica" w:cs="Times New Roman"/>
        </w:rPr>
        <w:t>Characteristically</w:t>
      </w:r>
      <w:r w:rsidR="006A78B3" w:rsidRPr="006A0859">
        <w:rPr>
          <w:rFonts w:ascii="Helvetica" w:hAnsi="Helvetica" w:cs="Times New Roman"/>
        </w:rPr>
        <w:t xml:space="preserve">, positive RPE </w:t>
      </w:r>
      <w:r w:rsidR="006A78B3">
        <w:rPr>
          <w:rFonts w:ascii="Helvetica" w:hAnsi="Helvetica" w:cs="Times New Roman"/>
        </w:rPr>
        <w:t>led to phasic dilation of the pupil</w:t>
      </w:r>
      <w:r w:rsidR="006A78B3" w:rsidRPr="006A0859">
        <w:rPr>
          <w:rFonts w:ascii="Helvetica" w:hAnsi="Helvetica" w:cs="Times New Roman"/>
        </w:rPr>
        <w:t xml:space="preserve">, </w:t>
      </w:r>
      <w:r w:rsidR="006A78B3">
        <w:rPr>
          <w:rFonts w:ascii="Helvetica" w:hAnsi="Helvetica" w:cs="Times New Roman"/>
        </w:rPr>
        <w:t>whereas negative RPE was associated with trans</w:t>
      </w:r>
      <w:r w:rsidR="00EF05C0">
        <w:rPr>
          <w:rFonts w:ascii="Helvetica" w:hAnsi="Helvetica" w:cs="Times New Roman"/>
        </w:rPr>
        <w:t xml:space="preserve">ient reduction in pupil size </w:t>
      </w:r>
      <w:r w:rsidR="006A78B3" w:rsidRPr="006A0859">
        <w:rPr>
          <w:rFonts w:ascii="Helvetica" w:hAnsi="Helvetica" w:cs="Times New Roman"/>
        </w:rPr>
        <w:t>(</w:t>
      </w:r>
      <w:r w:rsidR="006A78B3" w:rsidRPr="000B7D62">
        <w:rPr>
          <w:rFonts w:ascii="Helvetica" w:hAnsi="Helvetica" w:cs="Times New Roman"/>
          <w:b/>
          <w:bCs/>
        </w:rPr>
        <w:t>Fig. 7E</w:t>
      </w:r>
      <w:r w:rsidR="006A78B3" w:rsidRPr="006A0859">
        <w:rPr>
          <w:rFonts w:ascii="Helvetica" w:hAnsi="Helvetica" w:cs="Times New Roman"/>
        </w:rPr>
        <w:t>).</w:t>
      </w:r>
      <w:r w:rsidR="00E749F5">
        <w:rPr>
          <w:rFonts w:ascii="Helvetica" w:hAnsi="Helvetica" w:cs="Times New Roman"/>
        </w:rPr>
        <w:t xml:space="preserve"> Overall, these analyses show that transient change in pupil diameter is modulated by latent variables used in value updating, including RPE and potentially CKE.</w:t>
      </w:r>
    </w:p>
    <w:p w14:paraId="38219D25" w14:textId="00BB0ECF" w:rsidR="00F10CAC" w:rsidRDefault="00F10CAC" w:rsidP="002B194A">
      <w:pPr>
        <w:spacing w:after="0" w:line="360" w:lineRule="auto"/>
        <w:rPr>
          <w:rFonts w:ascii="Helvetica" w:hAnsi="Helvetica" w:cs="Times New Roman"/>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2B194A" w14:paraId="43661883" w14:textId="77777777" w:rsidTr="007866C7">
        <w:tc>
          <w:tcPr>
            <w:tcW w:w="9350" w:type="dxa"/>
          </w:tcPr>
          <w:p w14:paraId="69D249CC" w14:textId="094F4F30" w:rsidR="002B194A" w:rsidRDefault="00606D8A" w:rsidP="00ED7474">
            <w:pPr>
              <w:spacing w:line="360" w:lineRule="auto"/>
              <w:rPr>
                <w:rFonts w:ascii="Helvetica" w:hAnsi="Helvetica" w:cs="Times New Roman"/>
              </w:rPr>
            </w:pPr>
            <w:r>
              <w:rPr>
                <w:rFonts w:ascii="Helvetica" w:hAnsi="Helvetica" w:cs="Times New Roman"/>
                <w:noProof/>
              </w:rPr>
              <w:lastRenderedPageBreak/>
              <w:drawing>
                <wp:inline distT="0" distB="0" distL="0" distR="0" wp14:anchorId="059E51FF" wp14:editId="088FED4D">
                  <wp:extent cx="5806440" cy="583387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6440" cy="5833872"/>
                          </a:xfrm>
                          <a:prstGeom prst="rect">
                            <a:avLst/>
                          </a:prstGeom>
                          <a:noFill/>
                          <a:ln>
                            <a:noFill/>
                          </a:ln>
                        </pic:spPr>
                      </pic:pic>
                    </a:graphicData>
                  </a:graphic>
                </wp:inline>
              </w:drawing>
            </w:r>
          </w:p>
        </w:tc>
      </w:tr>
      <w:tr w:rsidR="002B194A" w14:paraId="15173369" w14:textId="77777777" w:rsidTr="007866C7">
        <w:tc>
          <w:tcPr>
            <w:tcW w:w="9350" w:type="dxa"/>
          </w:tcPr>
          <w:p w14:paraId="0E48A7B2" w14:textId="77777777" w:rsidR="002B194A" w:rsidRPr="002B194A" w:rsidRDefault="002B194A" w:rsidP="002B194A">
            <w:pPr>
              <w:spacing w:line="360" w:lineRule="auto"/>
              <w:rPr>
                <w:rFonts w:ascii="Helvetica" w:hAnsi="Helvetica" w:cs="Times New Roman"/>
                <w:b/>
                <w:bCs/>
                <w:sz w:val="18"/>
                <w:szCs w:val="18"/>
              </w:rPr>
            </w:pPr>
            <w:r w:rsidRPr="002B194A">
              <w:rPr>
                <w:rFonts w:ascii="Helvetica" w:hAnsi="Helvetica" w:cs="Times New Roman"/>
                <w:b/>
                <w:bCs/>
                <w:sz w:val="18"/>
                <w:szCs w:val="18"/>
              </w:rPr>
              <w:t xml:space="preserve">Figure 6. Pupil response is not modulated by variables related </w:t>
            </w:r>
            <w:proofErr w:type="gramStart"/>
            <w:r w:rsidRPr="002B194A">
              <w:rPr>
                <w:rFonts w:ascii="Helvetica" w:hAnsi="Helvetica" w:cs="Times New Roman"/>
                <w:b/>
                <w:bCs/>
                <w:sz w:val="18"/>
                <w:szCs w:val="18"/>
              </w:rPr>
              <w:t>to choice</w:t>
            </w:r>
            <w:proofErr w:type="gramEnd"/>
            <w:r w:rsidRPr="002B194A">
              <w:rPr>
                <w:rFonts w:ascii="Helvetica" w:hAnsi="Helvetica" w:cs="Times New Roman"/>
                <w:b/>
                <w:bCs/>
                <w:sz w:val="18"/>
                <w:szCs w:val="18"/>
              </w:rPr>
              <w:t xml:space="preserve"> selection. </w:t>
            </w:r>
          </w:p>
          <w:p w14:paraId="794988EF" w14:textId="69428FCF" w:rsidR="002B194A" w:rsidRPr="002B194A" w:rsidRDefault="002B194A" w:rsidP="002B194A">
            <w:pPr>
              <w:spacing w:line="360" w:lineRule="auto"/>
              <w:rPr>
                <w:rFonts w:ascii="Helvetica" w:hAnsi="Helvetica" w:cs="Times New Roman"/>
                <w:sz w:val="18"/>
                <w:szCs w:val="18"/>
              </w:rPr>
            </w:pPr>
            <w:r w:rsidRPr="002B194A">
              <w:rPr>
                <w:rFonts w:ascii="Helvetica" w:hAnsi="Helvetica" w:cs="Times New Roman"/>
                <w:sz w:val="18"/>
                <w:szCs w:val="18"/>
              </w:rPr>
              <w:t xml:space="preserve">(A) A schematic diagram of the multilinear regression model. (B)The fraction of sessions with significant choice and reward-dependent pupil activity against time, quantified by the linear regression model. The plots show the choice (c), reward (r), and the interaction (c x r) in the current trial (n), from left to right. The significance of each predictor was tested at α = 0.01. </w:t>
            </w:r>
            <w:r w:rsidR="00E4276C">
              <w:rPr>
                <w:rFonts w:ascii="Helvetica" w:hAnsi="Helvetica" w:cs="Times New Roman"/>
                <w:sz w:val="18"/>
                <w:szCs w:val="18"/>
              </w:rPr>
              <w:t>Red shading on the top indicates the p-value of the chi-square test</w:t>
            </w:r>
            <w:r w:rsidR="00E4276C" w:rsidRPr="002B194A">
              <w:rPr>
                <w:rFonts w:ascii="Helvetica" w:hAnsi="Helvetica" w:cs="Times New Roman"/>
                <w:sz w:val="18"/>
                <w:szCs w:val="18"/>
              </w:rPr>
              <w:t>.</w:t>
            </w:r>
            <w:r w:rsidR="000A322E">
              <w:rPr>
                <w:rFonts w:ascii="Helvetica" w:hAnsi="Helvetica" w:cs="Times New Roman"/>
                <w:sz w:val="18"/>
                <w:szCs w:val="18"/>
              </w:rPr>
              <w:t xml:space="preserve"> Colormap shows the p-value of the chi-square test.</w:t>
            </w:r>
            <w:r w:rsidR="000A322E" w:rsidRPr="002B194A">
              <w:rPr>
                <w:rFonts w:ascii="Helvetica" w:hAnsi="Helvetica" w:cs="Times New Roman"/>
                <w:sz w:val="18"/>
                <w:szCs w:val="18"/>
              </w:rPr>
              <w:t xml:space="preserve"> </w:t>
            </w:r>
            <w:r w:rsidRPr="002B194A">
              <w:rPr>
                <w:rFonts w:ascii="Helvetica" w:hAnsi="Helvetica" w:cs="Times New Roman"/>
                <w:sz w:val="18"/>
                <w:szCs w:val="18"/>
              </w:rPr>
              <w:t xml:space="preserve">(C) same as (B) in the previous trial (n-1). (D) The fraction of sessions with significant latent variables-dependent pupil activity against time. The plots show the difference in action values </w:t>
            </w:r>
            <w:bookmarkStart w:id="33" w:name="_Hlk49451931"/>
            <w:r w:rsidRPr="002B194A">
              <w:rPr>
                <w:rFonts w:ascii="Helvetica" w:hAnsi="Helvetica" w:cs="Times New Roman"/>
                <w:sz w:val="18"/>
                <w:szCs w:val="18"/>
              </w:rPr>
              <w:t>(</w:t>
            </w:r>
            <m:oMath>
              <m:sSubSup>
                <m:sSubSupPr>
                  <m:ctrlPr>
                    <w:rPr>
                      <w:rFonts w:ascii="Cambria Math" w:hAnsi="Cambria Math" w:cs="Times New Roman"/>
                      <w:i/>
                      <w:sz w:val="18"/>
                      <w:szCs w:val="18"/>
                    </w:rPr>
                  </m:ctrlPr>
                </m:sSubSupPr>
                <m:e>
                  <m:r>
                    <w:rPr>
                      <w:rFonts w:ascii="Cambria Math" w:hAnsi="Cambria Math" w:cs="Times New Roman"/>
                      <w:sz w:val="18"/>
                      <w:szCs w:val="18"/>
                    </w:rPr>
                    <m:t>Q</m:t>
                  </m:r>
                </m:e>
                <m:sub>
                  <m:r>
                    <w:rPr>
                      <w:rFonts w:ascii="Cambria Math" w:hAnsi="Cambria Math" w:cs="Times New Roman"/>
                      <w:sz w:val="18"/>
                      <w:szCs w:val="18"/>
                    </w:rPr>
                    <m:t>n</m:t>
                  </m:r>
                </m:sub>
                <m:sup>
                  <m:r>
                    <m:rPr>
                      <m:sty m:val="p"/>
                    </m:rPr>
                    <w:rPr>
                      <w:rFonts w:ascii="Cambria Math" w:hAnsi="Cambria Math" w:cs="Times New Roman"/>
                      <w:sz w:val="18"/>
                      <w:szCs w:val="18"/>
                    </w:rPr>
                    <m:t>L</m:t>
                  </m:r>
                </m:sup>
              </m:sSubSup>
              <m:r>
                <w:rPr>
                  <w:rFonts w:ascii="Cambria Math" w:hAnsi="Cambria Math" w:cs="Times New Roman"/>
                  <w:sz w:val="18"/>
                  <w:szCs w:val="18"/>
                </w:rPr>
                <m:t>-</m:t>
              </m:r>
              <m:sSubSup>
                <m:sSubSupPr>
                  <m:ctrlPr>
                    <w:rPr>
                      <w:rFonts w:ascii="Cambria Math" w:hAnsi="Cambria Math" w:cs="Times New Roman"/>
                      <w:i/>
                      <w:sz w:val="18"/>
                      <w:szCs w:val="18"/>
                    </w:rPr>
                  </m:ctrlPr>
                </m:sSubSupPr>
                <m:e>
                  <m:r>
                    <w:rPr>
                      <w:rFonts w:ascii="Cambria Math" w:hAnsi="Cambria Math" w:cs="Times New Roman"/>
                      <w:sz w:val="18"/>
                      <w:szCs w:val="18"/>
                    </w:rPr>
                    <m:t>Q</m:t>
                  </m:r>
                </m:e>
                <m:sub>
                  <m:r>
                    <w:rPr>
                      <w:rFonts w:ascii="Cambria Math" w:hAnsi="Cambria Math" w:cs="Times New Roman"/>
                      <w:sz w:val="18"/>
                      <w:szCs w:val="18"/>
                    </w:rPr>
                    <m:t>n</m:t>
                  </m:r>
                </m:sub>
                <m:sup>
                  <m:r>
                    <m:rPr>
                      <m:sty m:val="p"/>
                    </m:rPr>
                    <w:rPr>
                      <w:rFonts w:ascii="Cambria Math" w:hAnsi="Cambria Math" w:cs="Times New Roman"/>
                      <w:sz w:val="18"/>
                      <w:szCs w:val="18"/>
                    </w:rPr>
                    <m:t>R</m:t>
                  </m:r>
                </m:sup>
              </m:sSubSup>
            </m:oMath>
            <w:r w:rsidRPr="002B194A">
              <w:rPr>
                <w:rFonts w:ascii="Helvetica" w:hAnsi="Helvetica" w:cs="Times New Roman"/>
                <w:sz w:val="18"/>
                <w:szCs w:val="18"/>
              </w:rPr>
              <w:t>)</w:t>
            </w:r>
            <w:bookmarkEnd w:id="33"/>
            <w:r w:rsidRPr="002B194A">
              <w:rPr>
                <w:rFonts w:ascii="Helvetica" w:hAnsi="Helvetica" w:cs="Times New Roman"/>
                <w:sz w:val="18"/>
                <w:szCs w:val="18"/>
              </w:rPr>
              <w:t>, the action value of the chosen action (</w:t>
            </w:r>
            <m:oMath>
              <m:sSubSup>
                <m:sSubSupPr>
                  <m:ctrlPr>
                    <w:rPr>
                      <w:rFonts w:ascii="Cambria Math" w:hAnsi="Cambria Math" w:cs="Times New Roman"/>
                      <w:i/>
                      <w:sz w:val="18"/>
                      <w:szCs w:val="18"/>
                    </w:rPr>
                  </m:ctrlPr>
                </m:sSubSupPr>
                <m:e>
                  <m:r>
                    <w:rPr>
                      <w:rFonts w:ascii="Cambria Math" w:hAnsi="Cambria Math" w:cs="Times New Roman"/>
                      <w:sz w:val="18"/>
                      <w:szCs w:val="18"/>
                    </w:rPr>
                    <m:t>Q</m:t>
                  </m:r>
                </m:e>
                <m:sub>
                  <m:r>
                    <w:rPr>
                      <w:rFonts w:ascii="Cambria Math" w:hAnsi="Cambria Math" w:cs="Times New Roman"/>
                      <w:sz w:val="18"/>
                      <w:szCs w:val="18"/>
                    </w:rPr>
                    <m:t>n</m:t>
                  </m:r>
                </m:sub>
                <m:sup>
                  <m:r>
                    <m:rPr>
                      <m:sty m:val="p"/>
                    </m:rPr>
                    <w:rPr>
                      <w:rFonts w:ascii="Cambria Math" w:hAnsi="Cambria Math" w:cs="Times New Roman"/>
                      <w:sz w:val="18"/>
                      <w:szCs w:val="18"/>
                    </w:rPr>
                    <m:t>chosen</m:t>
                  </m:r>
                </m:sup>
              </m:sSubSup>
            </m:oMath>
            <w:r w:rsidRPr="002B194A">
              <w:rPr>
                <w:rFonts w:ascii="Helvetica" w:hAnsi="Helvetica" w:cs="Times New Roman"/>
                <w:sz w:val="18"/>
                <w:szCs w:val="18"/>
              </w:rPr>
              <w:t xml:space="preserve">), and the difference in the choice kernel </w:t>
            </w:r>
            <w:bookmarkStart w:id="34" w:name="_Hlk49451970"/>
            <w:r w:rsidRPr="002B194A">
              <w:rPr>
                <w:rFonts w:ascii="Helvetica" w:hAnsi="Helvetica" w:cs="Times New Roman"/>
                <w:sz w:val="18"/>
                <w:szCs w:val="18"/>
              </w:rPr>
              <w:t>(</w:t>
            </w:r>
            <m:oMath>
              <m:sSubSup>
                <m:sSubSupPr>
                  <m:ctrlPr>
                    <w:rPr>
                      <w:rFonts w:ascii="Cambria Math" w:hAnsi="Cambria Math" w:cs="Times New Roman"/>
                      <w:i/>
                      <w:sz w:val="18"/>
                      <w:szCs w:val="18"/>
                    </w:rPr>
                  </m:ctrlPr>
                </m:sSubSupPr>
                <m:e>
                  <m:r>
                    <w:rPr>
                      <w:rFonts w:ascii="Cambria Math" w:hAnsi="Cambria Math" w:cs="Times New Roman"/>
                      <w:sz w:val="18"/>
                      <w:szCs w:val="18"/>
                    </w:rPr>
                    <m:t>K</m:t>
                  </m:r>
                </m:e>
                <m:sub>
                  <m:r>
                    <w:rPr>
                      <w:rFonts w:ascii="Cambria Math" w:hAnsi="Cambria Math" w:cs="Times New Roman"/>
                      <w:sz w:val="18"/>
                      <w:szCs w:val="18"/>
                    </w:rPr>
                    <m:t>n</m:t>
                  </m:r>
                </m:sub>
                <m:sup>
                  <m:r>
                    <m:rPr>
                      <m:sty m:val="p"/>
                    </m:rPr>
                    <w:rPr>
                      <w:rFonts w:ascii="Cambria Math" w:hAnsi="Cambria Math" w:cs="Times New Roman"/>
                      <w:sz w:val="18"/>
                      <w:szCs w:val="18"/>
                    </w:rPr>
                    <m:t>L</m:t>
                  </m:r>
                </m:sup>
              </m:sSubSup>
              <m:r>
                <w:rPr>
                  <w:rFonts w:ascii="Cambria Math" w:hAnsi="Cambria Math" w:cs="Times New Roman"/>
                  <w:sz w:val="18"/>
                  <w:szCs w:val="18"/>
                </w:rPr>
                <m:t>-</m:t>
              </m:r>
              <m:sSubSup>
                <m:sSubSupPr>
                  <m:ctrlPr>
                    <w:rPr>
                      <w:rFonts w:ascii="Cambria Math" w:hAnsi="Cambria Math" w:cs="Times New Roman"/>
                      <w:i/>
                      <w:sz w:val="18"/>
                      <w:szCs w:val="18"/>
                    </w:rPr>
                  </m:ctrlPr>
                </m:sSubSupPr>
                <m:e>
                  <m:r>
                    <w:rPr>
                      <w:rFonts w:ascii="Cambria Math" w:hAnsi="Cambria Math" w:cs="Times New Roman"/>
                      <w:sz w:val="18"/>
                      <w:szCs w:val="18"/>
                    </w:rPr>
                    <m:t>K</m:t>
                  </m:r>
                </m:e>
                <m:sub>
                  <m:r>
                    <w:rPr>
                      <w:rFonts w:ascii="Cambria Math" w:hAnsi="Cambria Math" w:cs="Times New Roman"/>
                      <w:sz w:val="18"/>
                      <w:szCs w:val="18"/>
                    </w:rPr>
                    <m:t>n</m:t>
                  </m:r>
                </m:sub>
                <m:sup>
                  <m:r>
                    <m:rPr>
                      <m:sty m:val="p"/>
                    </m:rPr>
                    <w:rPr>
                      <w:rFonts w:ascii="Cambria Math" w:hAnsi="Cambria Math" w:cs="Times New Roman"/>
                      <w:sz w:val="18"/>
                      <w:szCs w:val="18"/>
                    </w:rPr>
                    <m:t>R</m:t>
                  </m:r>
                </m:sup>
              </m:sSubSup>
            </m:oMath>
            <w:r w:rsidRPr="002B194A">
              <w:rPr>
                <w:rFonts w:ascii="Helvetica" w:hAnsi="Helvetica" w:cs="Times New Roman"/>
                <w:sz w:val="18"/>
                <w:szCs w:val="18"/>
              </w:rPr>
              <w:t xml:space="preserve">), </w:t>
            </w:r>
            <w:bookmarkEnd w:id="34"/>
            <w:r w:rsidRPr="002B194A">
              <w:rPr>
                <w:rFonts w:ascii="Helvetica" w:hAnsi="Helvetica" w:cs="Times New Roman"/>
                <w:sz w:val="18"/>
                <w:szCs w:val="18"/>
              </w:rPr>
              <w:t xml:space="preserve">from left to right. (E) </w:t>
            </w:r>
            <w:bookmarkStart w:id="35" w:name="_Hlk49452009"/>
            <w:r w:rsidRPr="002B194A">
              <w:rPr>
                <w:rFonts w:ascii="Helvetica" w:hAnsi="Helvetica" w:cs="Times New Roman"/>
                <w:sz w:val="18"/>
                <w:szCs w:val="18"/>
              </w:rPr>
              <w:t xml:space="preserve">The fraction of sessions with significant latent variable and average reward-dependent pupil activity against time. The plot shows </w:t>
            </w:r>
            <w:bookmarkStart w:id="36" w:name="_Hlk49454300"/>
            <w:r w:rsidRPr="002B194A">
              <w:rPr>
                <w:rFonts w:ascii="Helvetica" w:hAnsi="Helvetica" w:cs="Times New Roman"/>
                <w:sz w:val="18"/>
                <w:szCs w:val="18"/>
              </w:rPr>
              <w:t>the choice kernel value of the chosen action (</w:t>
            </w:r>
            <m:oMath>
              <m:sSubSup>
                <m:sSubSupPr>
                  <m:ctrlPr>
                    <w:rPr>
                      <w:rFonts w:ascii="Cambria Math" w:hAnsi="Cambria Math" w:cs="Times New Roman"/>
                      <w:i/>
                      <w:sz w:val="18"/>
                      <w:szCs w:val="18"/>
                    </w:rPr>
                  </m:ctrlPr>
                </m:sSubSupPr>
                <m:e>
                  <m:r>
                    <w:rPr>
                      <w:rFonts w:ascii="Cambria Math" w:hAnsi="Cambria Math" w:cs="Times New Roman"/>
                      <w:sz w:val="18"/>
                      <w:szCs w:val="18"/>
                    </w:rPr>
                    <m:t>K</m:t>
                  </m:r>
                </m:e>
                <m:sub>
                  <m:r>
                    <w:rPr>
                      <w:rFonts w:ascii="Cambria Math" w:hAnsi="Cambria Math" w:cs="Times New Roman"/>
                      <w:sz w:val="18"/>
                      <w:szCs w:val="18"/>
                    </w:rPr>
                    <m:t>n</m:t>
                  </m:r>
                </m:sub>
                <m:sup>
                  <m:r>
                    <m:rPr>
                      <m:sty m:val="p"/>
                    </m:rPr>
                    <w:rPr>
                      <w:rFonts w:ascii="Cambria Math" w:hAnsi="Cambria Math" w:cs="Times New Roman"/>
                      <w:sz w:val="18"/>
                      <w:szCs w:val="18"/>
                    </w:rPr>
                    <m:t>chosen</m:t>
                  </m:r>
                </m:sup>
              </m:sSubSup>
            </m:oMath>
            <w:r w:rsidRPr="002B194A">
              <w:rPr>
                <w:rFonts w:ascii="Helvetica" w:hAnsi="Helvetica" w:cs="Times New Roman"/>
                <w:sz w:val="18"/>
                <w:szCs w:val="18"/>
              </w:rPr>
              <w:t>)</w:t>
            </w:r>
            <w:bookmarkEnd w:id="36"/>
            <w:r w:rsidRPr="002B194A">
              <w:rPr>
                <w:rFonts w:ascii="Helvetica" w:hAnsi="Helvetica" w:cs="Times New Roman"/>
                <w:sz w:val="18"/>
                <w:szCs w:val="18"/>
              </w:rPr>
              <w:t xml:space="preserve">, moving average </w:t>
            </w:r>
            <w:r w:rsidRPr="002B194A">
              <w:rPr>
                <w:rFonts w:ascii="Helvetica" w:hAnsi="Helvetica" w:cs="Times New Roman"/>
                <w:sz w:val="18"/>
                <w:szCs w:val="18"/>
              </w:rPr>
              <w:lastRenderedPageBreak/>
              <w:t>reward rate in 20 trials (Reward rate), and the nor</w:t>
            </w:r>
            <w:proofErr w:type="spellStart"/>
            <w:r w:rsidRPr="002B194A">
              <w:rPr>
                <w:rFonts w:ascii="Helvetica" w:hAnsi="Helvetica" w:cs="Times New Roman"/>
                <w:sz w:val="18"/>
                <w:szCs w:val="18"/>
              </w:rPr>
              <w:t>malized</w:t>
            </w:r>
            <w:proofErr w:type="spellEnd"/>
            <w:r w:rsidRPr="002B194A">
              <w:rPr>
                <w:rFonts w:ascii="Helvetica" w:hAnsi="Helvetica" w:cs="Times New Roman"/>
                <w:sz w:val="18"/>
                <w:szCs w:val="18"/>
              </w:rPr>
              <w:t xml:space="preserve"> cumulative reward of the current trial (Cumulative reward), from left to right.</w:t>
            </w:r>
            <w:bookmarkEnd w:id="35"/>
            <w:r w:rsidRPr="002B194A">
              <w:rPr>
                <w:rFonts w:ascii="Helvetica" w:hAnsi="Helvetica" w:cs="Times New Roman"/>
                <w:sz w:val="18"/>
                <w:szCs w:val="18"/>
              </w:rPr>
              <w:t xml:space="preserve">  </w:t>
            </w:r>
          </w:p>
        </w:tc>
      </w:tr>
    </w:tbl>
    <w:p w14:paraId="2333DA78" w14:textId="709BA30C" w:rsidR="002B194A" w:rsidRDefault="002B194A" w:rsidP="002B194A">
      <w:pPr>
        <w:spacing w:after="0" w:line="360" w:lineRule="auto"/>
        <w:rPr>
          <w:rFonts w:ascii="Helvetica" w:hAnsi="Helvetica" w:cs="Times New Roman"/>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2B194A" w14:paraId="440C5054" w14:textId="77777777" w:rsidTr="007866C7">
        <w:tc>
          <w:tcPr>
            <w:tcW w:w="9350" w:type="dxa"/>
          </w:tcPr>
          <w:p w14:paraId="41FDE378" w14:textId="5B367DCC" w:rsidR="002B194A" w:rsidRDefault="00606D8A" w:rsidP="00ED7474">
            <w:pPr>
              <w:spacing w:line="360" w:lineRule="auto"/>
              <w:rPr>
                <w:rFonts w:ascii="Helvetica" w:hAnsi="Helvetica" w:cs="Times New Roman"/>
              </w:rPr>
            </w:pPr>
            <w:r>
              <w:rPr>
                <w:rFonts w:ascii="Helvetica" w:hAnsi="Helvetica" w:cs="Times New Roman"/>
                <w:noProof/>
              </w:rPr>
              <w:drawing>
                <wp:inline distT="0" distB="0" distL="0" distR="0" wp14:anchorId="154C462E" wp14:editId="4F00ED8D">
                  <wp:extent cx="5815584" cy="707745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5584" cy="7077456"/>
                          </a:xfrm>
                          <a:prstGeom prst="rect">
                            <a:avLst/>
                          </a:prstGeom>
                          <a:noFill/>
                          <a:ln>
                            <a:noFill/>
                          </a:ln>
                        </pic:spPr>
                      </pic:pic>
                    </a:graphicData>
                  </a:graphic>
                </wp:inline>
              </w:drawing>
            </w:r>
          </w:p>
        </w:tc>
      </w:tr>
      <w:tr w:rsidR="002B194A" w14:paraId="251EBC50" w14:textId="77777777" w:rsidTr="007866C7">
        <w:tc>
          <w:tcPr>
            <w:tcW w:w="9350" w:type="dxa"/>
          </w:tcPr>
          <w:p w14:paraId="301F1879" w14:textId="77777777" w:rsidR="002B194A" w:rsidRPr="002B194A" w:rsidRDefault="002B194A" w:rsidP="002B194A">
            <w:pPr>
              <w:spacing w:line="360" w:lineRule="auto"/>
              <w:rPr>
                <w:rFonts w:ascii="Helvetica" w:hAnsi="Helvetica" w:cs="Times New Roman"/>
                <w:b/>
                <w:bCs/>
                <w:sz w:val="18"/>
                <w:szCs w:val="18"/>
              </w:rPr>
            </w:pPr>
            <w:r w:rsidRPr="002B194A">
              <w:rPr>
                <w:rFonts w:ascii="Helvetica" w:hAnsi="Helvetica" w:cs="Times New Roman"/>
                <w:b/>
                <w:bCs/>
                <w:sz w:val="18"/>
                <w:szCs w:val="18"/>
              </w:rPr>
              <w:t xml:space="preserve">Figure 7. Pupil response is modulated by RPE. </w:t>
            </w:r>
          </w:p>
          <w:p w14:paraId="70090557" w14:textId="5741F710" w:rsidR="002B194A" w:rsidRPr="002B194A" w:rsidRDefault="002B194A" w:rsidP="002B194A">
            <w:pPr>
              <w:spacing w:line="360" w:lineRule="auto"/>
              <w:rPr>
                <w:rFonts w:ascii="Helvetica" w:hAnsi="Helvetica" w:cs="Times New Roman"/>
                <w:sz w:val="18"/>
                <w:szCs w:val="18"/>
              </w:rPr>
            </w:pPr>
            <w:r w:rsidRPr="002B194A">
              <w:rPr>
                <w:rFonts w:ascii="Helvetica" w:hAnsi="Helvetica" w:cs="Times New Roman"/>
                <w:sz w:val="18"/>
                <w:szCs w:val="18"/>
              </w:rPr>
              <w:lastRenderedPageBreak/>
              <w:t xml:space="preserve">(A) A schematic diagram of the multilinear regression model. (B)The fraction of sessions with significant choice and reward-dependent pupil activity against time, quantified by the linear regression model. The plots show the choice (c) in the current trial, the choice and reward (r) in the previous trial (n-1), from left to right. The significance of each predictor was tested at α = 0.01. </w:t>
            </w:r>
            <w:r w:rsidR="001E6360">
              <w:rPr>
                <w:rFonts w:ascii="Helvetica" w:hAnsi="Helvetica" w:cs="Times New Roman"/>
                <w:sz w:val="18"/>
                <w:szCs w:val="18"/>
              </w:rPr>
              <w:t>Red shading on the top indicates the p-value of the chi-square test</w:t>
            </w:r>
            <w:r w:rsidR="001E6360" w:rsidRPr="002B194A">
              <w:rPr>
                <w:rFonts w:ascii="Helvetica" w:hAnsi="Helvetica" w:cs="Times New Roman"/>
                <w:sz w:val="18"/>
                <w:szCs w:val="18"/>
              </w:rPr>
              <w:t>.</w:t>
            </w:r>
            <w:r w:rsidR="000A322E">
              <w:rPr>
                <w:rFonts w:ascii="Helvetica" w:hAnsi="Helvetica" w:cs="Times New Roman"/>
                <w:sz w:val="18"/>
                <w:szCs w:val="18"/>
              </w:rPr>
              <w:t xml:space="preserve"> Colormap shows the p-value of the chi-square test.</w:t>
            </w:r>
            <w:r w:rsidR="000A322E" w:rsidRPr="002B194A">
              <w:rPr>
                <w:rFonts w:ascii="Helvetica" w:hAnsi="Helvetica" w:cs="Times New Roman"/>
                <w:sz w:val="18"/>
                <w:szCs w:val="18"/>
              </w:rPr>
              <w:t xml:space="preserve"> </w:t>
            </w:r>
            <w:r w:rsidRPr="002B194A">
              <w:rPr>
                <w:rFonts w:ascii="Helvetica" w:hAnsi="Helvetica" w:cs="Times New Roman"/>
                <w:sz w:val="18"/>
                <w:szCs w:val="18"/>
              </w:rPr>
              <w:t>(C) The fraction of sessions with significant latent variable-dependent pupil activity against time. The plot shows the difference in action values (</w:t>
            </w:r>
            <m:oMath>
              <m:sSubSup>
                <m:sSubSupPr>
                  <m:ctrlPr>
                    <w:rPr>
                      <w:rFonts w:ascii="Cambria Math" w:hAnsi="Cambria Math" w:cs="Times New Roman"/>
                      <w:i/>
                      <w:sz w:val="18"/>
                      <w:szCs w:val="18"/>
                    </w:rPr>
                  </m:ctrlPr>
                </m:sSubSupPr>
                <m:e>
                  <m:r>
                    <w:rPr>
                      <w:rFonts w:ascii="Cambria Math" w:hAnsi="Cambria Math" w:cs="Times New Roman"/>
                      <w:sz w:val="18"/>
                      <w:szCs w:val="18"/>
                    </w:rPr>
                    <m:t>Q</m:t>
                  </m:r>
                </m:e>
                <m:sub>
                  <m:r>
                    <w:rPr>
                      <w:rFonts w:ascii="Cambria Math" w:hAnsi="Cambria Math" w:cs="Times New Roman"/>
                      <w:sz w:val="18"/>
                      <w:szCs w:val="18"/>
                    </w:rPr>
                    <m:t>n</m:t>
                  </m:r>
                </m:sub>
                <m:sup>
                  <m:r>
                    <m:rPr>
                      <m:sty m:val="p"/>
                    </m:rPr>
                    <w:rPr>
                      <w:rFonts w:ascii="Cambria Math" w:hAnsi="Cambria Math" w:cs="Times New Roman"/>
                      <w:sz w:val="18"/>
                      <w:szCs w:val="18"/>
                    </w:rPr>
                    <m:t>L</m:t>
                  </m:r>
                </m:sup>
              </m:sSubSup>
              <m:r>
                <w:rPr>
                  <w:rFonts w:ascii="Cambria Math" w:hAnsi="Cambria Math" w:cs="Times New Roman"/>
                  <w:sz w:val="18"/>
                  <w:szCs w:val="18"/>
                </w:rPr>
                <m:t>-</m:t>
              </m:r>
              <m:sSubSup>
                <m:sSubSupPr>
                  <m:ctrlPr>
                    <w:rPr>
                      <w:rFonts w:ascii="Cambria Math" w:hAnsi="Cambria Math" w:cs="Times New Roman"/>
                      <w:i/>
                      <w:sz w:val="18"/>
                      <w:szCs w:val="18"/>
                    </w:rPr>
                  </m:ctrlPr>
                </m:sSubSupPr>
                <m:e>
                  <m:r>
                    <w:rPr>
                      <w:rFonts w:ascii="Cambria Math" w:hAnsi="Cambria Math" w:cs="Times New Roman"/>
                      <w:sz w:val="18"/>
                      <w:szCs w:val="18"/>
                    </w:rPr>
                    <m:t>Q</m:t>
                  </m:r>
                </m:e>
                <m:sub>
                  <m:r>
                    <w:rPr>
                      <w:rFonts w:ascii="Cambria Math" w:hAnsi="Cambria Math" w:cs="Times New Roman"/>
                      <w:sz w:val="18"/>
                      <w:szCs w:val="18"/>
                    </w:rPr>
                    <m:t>n</m:t>
                  </m:r>
                </m:sub>
                <m:sup>
                  <m:r>
                    <m:rPr>
                      <m:sty m:val="p"/>
                    </m:rPr>
                    <w:rPr>
                      <w:rFonts w:ascii="Cambria Math" w:hAnsi="Cambria Math" w:cs="Times New Roman"/>
                      <w:sz w:val="18"/>
                      <w:szCs w:val="18"/>
                    </w:rPr>
                    <m:t>R</m:t>
                  </m:r>
                </m:sup>
              </m:sSubSup>
            </m:oMath>
            <w:r w:rsidRPr="002B194A">
              <w:rPr>
                <w:rFonts w:ascii="Helvetica" w:hAnsi="Helvetica" w:cs="Times New Roman"/>
                <w:sz w:val="18"/>
                <w:szCs w:val="18"/>
              </w:rPr>
              <w:t>), the RPE, the difference in choice-autocorrelation factors (</w:t>
            </w:r>
            <m:oMath>
              <m:sSubSup>
                <m:sSubSupPr>
                  <m:ctrlPr>
                    <w:rPr>
                      <w:rFonts w:ascii="Cambria Math" w:hAnsi="Cambria Math" w:cs="Times New Roman"/>
                      <w:i/>
                      <w:sz w:val="18"/>
                      <w:szCs w:val="18"/>
                    </w:rPr>
                  </m:ctrlPr>
                </m:sSubSupPr>
                <m:e>
                  <m:r>
                    <w:rPr>
                      <w:rFonts w:ascii="Cambria Math" w:hAnsi="Cambria Math" w:cs="Times New Roman"/>
                      <w:sz w:val="18"/>
                      <w:szCs w:val="18"/>
                    </w:rPr>
                    <m:t>K</m:t>
                  </m:r>
                </m:e>
                <m:sub>
                  <m:r>
                    <w:rPr>
                      <w:rFonts w:ascii="Cambria Math" w:hAnsi="Cambria Math" w:cs="Times New Roman"/>
                      <w:sz w:val="18"/>
                      <w:szCs w:val="18"/>
                    </w:rPr>
                    <m:t>n</m:t>
                  </m:r>
                </m:sub>
                <m:sup>
                  <m:r>
                    <m:rPr>
                      <m:sty m:val="p"/>
                    </m:rPr>
                    <w:rPr>
                      <w:rFonts w:ascii="Cambria Math" w:hAnsi="Cambria Math" w:cs="Times New Roman"/>
                      <w:sz w:val="18"/>
                      <w:szCs w:val="18"/>
                    </w:rPr>
                    <m:t>L</m:t>
                  </m:r>
                </m:sup>
              </m:sSubSup>
              <m:r>
                <w:rPr>
                  <w:rFonts w:ascii="Cambria Math" w:hAnsi="Cambria Math" w:cs="Times New Roman"/>
                  <w:sz w:val="18"/>
                  <w:szCs w:val="18"/>
                </w:rPr>
                <m:t>-</m:t>
              </m:r>
              <m:sSubSup>
                <m:sSubSupPr>
                  <m:ctrlPr>
                    <w:rPr>
                      <w:rFonts w:ascii="Cambria Math" w:hAnsi="Cambria Math" w:cs="Times New Roman"/>
                      <w:i/>
                      <w:sz w:val="18"/>
                      <w:szCs w:val="18"/>
                    </w:rPr>
                  </m:ctrlPr>
                </m:sSubSupPr>
                <m:e>
                  <m:r>
                    <w:rPr>
                      <w:rFonts w:ascii="Cambria Math" w:hAnsi="Cambria Math" w:cs="Times New Roman"/>
                      <w:sz w:val="18"/>
                      <w:szCs w:val="18"/>
                    </w:rPr>
                    <m:t>K</m:t>
                  </m:r>
                </m:e>
                <m:sub>
                  <m:r>
                    <w:rPr>
                      <w:rFonts w:ascii="Cambria Math" w:hAnsi="Cambria Math" w:cs="Times New Roman"/>
                      <w:sz w:val="18"/>
                      <w:szCs w:val="18"/>
                    </w:rPr>
                    <m:t>n</m:t>
                  </m:r>
                </m:sub>
                <m:sup>
                  <m:r>
                    <m:rPr>
                      <m:sty m:val="p"/>
                    </m:rPr>
                    <w:rPr>
                      <w:rFonts w:ascii="Cambria Math" w:hAnsi="Cambria Math" w:cs="Times New Roman"/>
                      <w:sz w:val="18"/>
                      <w:szCs w:val="18"/>
                    </w:rPr>
                    <m:t>R</m:t>
                  </m:r>
                </m:sup>
              </m:sSubSup>
            </m:oMath>
            <w:r w:rsidRPr="002B194A">
              <w:rPr>
                <w:rFonts w:ascii="Helvetica" w:hAnsi="Helvetica" w:cs="Times New Roman"/>
                <w:sz w:val="18"/>
                <w:szCs w:val="18"/>
              </w:rPr>
              <w:t>), from left to right. (D) The fraction of sessions with significant latent variable and average reward-dependent pupil activity agai</w:t>
            </w:r>
            <w:proofErr w:type="spellStart"/>
            <w:r w:rsidRPr="002B194A">
              <w:rPr>
                <w:rFonts w:ascii="Helvetica" w:hAnsi="Helvetica" w:cs="Times New Roman"/>
                <w:sz w:val="18"/>
                <w:szCs w:val="18"/>
              </w:rPr>
              <w:t>nst</w:t>
            </w:r>
            <w:proofErr w:type="spellEnd"/>
            <w:r w:rsidRPr="002B194A">
              <w:rPr>
                <w:rFonts w:ascii="Helvetica" w:hAnsi="Helvetica" w:cs="Times New Roman"/>
                <w:sz w:val="18"/>
                <w:szCs w:val="18"/>
              </w:rPr>
              <w:t xml:space="preserve"> time. The plot shows the choice kernel error (</w:t>
            </w:r>
            <m:oMath>
              <m:r>
                <w:rPr>
                  <w:rFonts w:ascii="Cambria Math" w:hAnsi="Cambria Math" w:cs="Times New Roman"/>
                  <w:sz w:val="18"/>
                  <w:szCs w:val="18"/>
                </w:rPr>
                <m:t>CKE</m:t>
              </m:r>
            </m:oMath>
            <w:r w:rsidRPr="002B194A">
              <w:rPr>
                <w:rFonts w:ascii="Helvetica" w:hAnsi="Helvetica" w:cs="Times New Roman"/>
                <w:sz w:val="18"/>
                <w:szCs w:val="18"/>
              </w:rPr>
              <w:t xml:space="preserve">), moving average reward rate in 20 trials, and the normalized cumulative reward of current trial, from left to right. (E) The regression coefficients for RPE and CKE. Shaded areas show the confidence interval estimated by bootstrap. </w:t>
            </w:r>
          </w:p>
        </w:tc>
      </w:tr>
    </w:tbl>
    <w:p w14:paraId="1DCAFC4C" w14:textId="1DC7A45C" w:rsidR="002B194A" w:rsidRDefault="002B194A" w:rsidP="002B194A">
      <w:pPr>
        <w:spacing w:after="0" w:line="360" w:lineRule="auto"/>
        <w:rPr>
          <w:rFonts w:ascii="Helvetica" w:hAnsi="Helvetica" w:cs="Times New Roman"/>
        </w:rPr>
      </w:pPr>
    </w:p>
    <w:p w14:paraId="0EF9201D" w14:textId="76CED925" w:rsidR="0093490B" w:rsidRPr="00424062" w:rsidRDefault="00204EF2" w:rsidP="002B194A">
      <w:pPr>
        <w:spacing w:after="0" w:line="360" w:lineRule="auto"/>
        <w:rPr>
          <w:rFonts w:ascii="Helvetica" w:hAnsi="Helvetica" w:cs="Times New Roman"/>
          <w:b/>
          <w:bCs/>
        </w:rPr>
      </w:pPr>
      <w:r>
        <w:rPr>
          <w:rFonts w:ascii="Helvetica" w:hAnsi="Helvetica" w:cs="Times New Roman"/>
          <w:b/>
          <w:bCs/>
        </w:rPr>
        <w:t>Performance and modeling of behavior in a two-armed bandit task</w:t>
      </w:r>
    </w:p>
    <w:p w14:paraId="2CEF1EBF" w14:textId="0D0F0453" w:rsidR="00C573EF" w:rsidRDefault="00F10CAC" w:rsidP="00F74A1E">
      <w:pPr>
        <w:spacing w:after="0" w:line="360" w:lineRule="auto"/>
        <w:rPr>
          <w:rFonts w:ascii="Helvetica" w:hAnsi="Helvetica" w:cs="Times New Roman"/>
        </w:rPr>
      </w:pPr>
      <w:r w:rsidRPr="006A0859">
        <w:rPr>
          <w:rFonts w:ascii="Helvetica" w:hAnsi="Helvetica" w:cs="Times New Roman"/>
        </w:rPr>
        <w:t xml:space="preserve">The results presented so far indicated that for mice playing </w:t>
      </w:r>
      <w:r w:rsidR="00121074">
        <w:rPr>
          <w:rFonts w:ascii="Helvetica" w:hAnsi="Helvetica" w:cs="Times New Roman"/>
        </w:rPr>
        <w:t xml:space="preserve">the </w:t>
      </w:r>
      <w:r w:rsidRPr="006A0859">
        <w:rPr>
          <w:rFonts w:ascii="Helvetica" w:hAnsi="Helvetica" w:cs="Times New Roman"/>
        </w:rPr>
        <w:t xml:space="preserve">matching pennies game, </w:t>
      </w:r>
      <w:r w:rsidR="00AA1FE4" w:rsidRPr="006A0859">
        <w:rPr>
          <w:rFonts w:ascii="Helvetica" w:hAnsi="Helvetica" w:cs="Times New Roman"/>
        </w:rPr>
        <w:t xml:space="preserve">the </w:t>
      </w:r>
      <w:r w:rsidR="00AD4604" w:rsidRPr="006A0859">
        <w:rPr>
          <w:rFonts w:ascii="Helvetica" w:hAnsi="Helvetica" w:cs="Times New Roman"/>
        </w:rPr>
        <w:t>transient pupil dilations were</w:t>
      </w:r>
      <w:r w:rsidRPr="006A0859">
        <w:rPr>
          <w:rFonts w:ascii="Helvetica" w:hAnsi="Helvetica" w:cs="Times New Roman"/>
        </w:rPr>
        <w:t xml:space="preserve"> modulated by </w:t>
      </w:r>
      <w:r w:rsidR="00121074">
        <w:rPr>
          <w:rFonts w:ascii="Helvetica" w:hAnsi="Helvetica" w:cs="Times New Roman"/>
        </w:rPr>
        <w:t>choice, outcome</w:t>
      </w:r>
      <w:r w:rsidRPr="006A0859">
        <w:rPr>
          <w:rFonts w:ascii="Helvetica" w:hAnsi="Helvetica" w:cs="Times New Roman"/>
        </w:rPr>
        <w:t>,</w:t>
      </w:r>
      <w:r w:rsidR="00121074">
        <w:rPr>
          <w:rFonts w:ascii="Helvetica" w:hAnsi="Helvetica" w:cs="Times New Roman"/>
        </w:rPr>
        <w:t xml:space="preserve"> and</w:t>
      </w:r>
      <w:r w:rsidRPr="006A0859">
        <w:rPr>
          <w:rFonts w:ascii="Helvetica" w:hAnsi="Helvetica" w:cs="Times New Roman"/>
        </w:rPr>
        <w:t xml:space="preserve"> latent decision variables</w:t>
      </w:r>
      <w:r w:rsidR="00121074">
        <w:rPr>
          <w:rFonts w:ascii="Helvetica" w:hAnsi="Helvetica" w:cs="Times New Roman"/>
        </w:rPr>
        <w:t xml:space="preserve"> for value updating</w:t>
      </w:r>
      <w:r w:rsidRPr="006A0859">
        <w:rPr>
          <w:rFonts w:ascii="Helvetica" w:hAnsi="Helvetica" w:cs="Times New Roman"/>
        </w:rPr>
        <w:t xml:space="preserve">. To determine </w:t>
      </w:r>
      <w:r w:rsidR="00A229AA">
        <w:rPr>
          <w:rFonts w:ascii="Helvetica" w:hAnsi="Helvetica" w:cs="Times New Roman"/>
        </w:rPr>
        <w:t>if</w:t>
      </w:r>
      <w:r w:rsidR="00204EF2">
        <w:rPr>
          <w:rFonts w:ascii="Helvetica" w:hAnsi="Helvetica" w:cs="Times New Roman"/>
        </w:rPr>
        <w:t xml:space="preserve"> the </w:t>
      </w:r>
      <w:r w:rsidR="00A229AA">
        <w:rPr>
          <w:rFonts w:ascii="Helvetica" w:hAnsi="Helvetica" w:cs="Times New Roman"/>
        </w:rPr>
        <w:t>finding would</w:t>
      </w:r>
      <w:r w:rsidR="00204EF2">
        <w:rPr>
          <w:rFonts w:ascii="Helvetica" w:hAnsi="Helvetica" w:cs="Times New Roman"/>
        </w:rPr>
        <w:t xml:space="preserve"> generalize to a different task</w:t>
      </w:r>
      <w:r w:rsidRPr="006A0859">
        <w:rPr>
          <w:rFonts w:ascii="Helvetica" w:hAnsi="Helvetica" w:cs="Times New Roman"/>
        </w:rPr>
        <w:t xml:space="preserve">, we trained mice to perform a </w:t>
      </w:r>
      <w:r w:rsidR="00204EF2">
        <w:rPr>
          <w:rFonts w:ascii="Helvetica" w:hAnsi="Helvetica" w:cs="Times New Roman"/>
        </w:rPr>
        <w:t>two-armed bandit</w:t>
      </w:r>
      <w:r w:rsidRPr="006A0859">
        <w:rPr>
          <w:rFonts w:ascii="Helvetica" w:hAnsi="Helvetica" w:cs="Times New Roman"/>
        </w:rPr>
        <w:t xml:space="preserve"> task</w:t>
      </w:r>
      <w:r w:rsidR="002315C3" w:rsidRPr="006A0859">
        <w:rPr>
          <w:rFonts w:ascii="Helvetica" w:hAnsi="Helvetica" w:cs="Times New Roman"/>
        </w:rPr>
        <w:t xml:space="preserve">. </w:t>
      </w:r>
      <w:r w:rsidR="00A229AA">
        <w:rPr>
          <w:rFonts w:ascii="Helvetica" w:hAnsi="Helvetica" w:cs="Times New Roman"/>
        </w:rPr>
        <w:t xml:space="preserve">Trials </w:t>
      </w:r>
      <w:r w:rsidR="002315C3" w:rsidRPr="006A0859">
        <w:rPr>
          <w:rFonts w:ascii="Helvetica" w:hAnsi="Helvetica" w:cs="Times New Roman"/>
        </w:rPr>
        <w:t>were organized into blocks,</w:t>
      </w:r>
      <w:r w:rsidR="00A229AA">
        <w:rPr>
          <w:rFonts w:ascii="Helvetica" w:hAnsi="Helvetica" w:cs="Times New Roman"/>
        </w:rPr>
        <w:t xml:space="preserve"> and each block was associated with one of</w:t>
      </w:r>
      <w:r w:rsidR="002315C3" w:rsidRPr="006A0859">
        <w:rPr>
          <w:rFonts w:ascii="Helvetica" w:hAnsi="Helvetica" w:cs="Times New Roman"/>
        </w:rPr>
        <w:t xml:space="preserve"> two </w:t>
      </w:r>
      <w:r w:rsidR="00AA1FE4" w:rsidRPr="006A0859">
        <w:rPr>
          <w:rFonts w:ascii="Helvetica" w:hAnsi="Helvetica" w:cs="Times New Roman"/>
        </w:rPr>
        <w:t>set</w:t>
      </w:r>
      <w:r w:rsidR="00204902" w:rsidRPr="006A0859">
        <w:rPr>
          <w:rFonts w:ascii="Helvetica" w:hAnsi="Helvetica" w:cs="Times New Roman"/>
        </w:rPr>
        <w:t>s</w:t>
      </w:r>
      <w:r w:rsidR="00AA1FE4" w:rsidRPr="006A0859">
        <w:rPr>
          <w:rFonts w:ascii="Helvetica" w:hAnsi="Helvetica" w:cs="Times New Roman"/>
        </w:rPr>
        <w:t xml:space="preserve"> of </w:t>
      </w:r>
      <w:r w:rsidR="002315C3" w:rsidRPr="006A0859">
        <w:rPr>
          <w:rFonts w:ascii="Helvetica" w:hAnsi="Helvetica" w:cs="Times New Roman"/>
        </w:rPr>
        <w:t>reward probabilities (</w:t>
      </w:r>
      <w:r w:rsidR="00E80814" w:rsidRPr="000B7D62">
        <w:rPr>
          <w:rFonts w:ascii="Helvetica" w:hAnsi="Helvetica" w:cs="Times New Roman"/>
          <w:b/>
          <w:bCs/>
        </w:rPr>
        <w:t>Fig.</w:t>
      </w:r>
      <w:r w:rsidR="00CF40E3" w:rsidRPr="000B7D62">
        <w:rPr>
          <w:rFonts w:ascii="Helvetica" w:hAnsi="Helvetica" w:cs="Times New Roman"/>
          <w:b/>
          <w:bCs/>
        </w:rPr>
        <w:t xml:space="preserve"> </w:t>
      </w:r>
      <w:r w:rsidR="00AA1FE4" w:rsidRPr="000B7D62">
        <w:rPr>
          <w:rFonts w:ascii="Helvetica" w:hAnsi="Helvetica" w:cs="Times New Roman"/>
          <w:b/>
          <w:bCs/>
        </w:rPr>
        <w:t>8</w:t>
      </w:r>
      <w:r w:rsidR="00CC3102" w:rsidRPr="000B7D62">
        <w:rPr>
          <w:rFonts w:ascii="Helvetica" w:hAnsi="Helvetica" w:cs="Times New Roman"/>
          <w:b/>
          <w:bCs/>
        </w:rPr>
        <w:t>A</w:t>
      </w:r>
      <w:r w:rsidR="002315C3" w:rsidRPr="006A0859">
        <w:rPr>
          <w:rFonts w:ascii="Helvetica" w:hAnsi="Helvetica" w:cs="Times New Roman"/>
        </w:rPr>
        <w:t xml:space="preserve">). </w:t>
      </w:r>
      <w:r w:rsidR="00A229AA">
        <w:rPr>
          <w:rFonts w:ascii="Helvetica" w:hAnsi="Helvetica" w:cs="Times New Roman"/>
        </w:rPr>
        <w:t xml:space="preserve">The criterion for a block switch was as follows: </w:t>
      </w:r>
      <w:r w:rsidR="002315C3" w:rsidRPr="006A0859">
        <w:rPr>
          <w:rFonts w:ascii="Helvetica" w:hAnsi="Helvetica" w:cs="Times New Roman"/>
        </w:rPr>
        <w:t xml:space="preserve">the subject </w:t>
      </w:r>
      <w:r w:rsidR="00A229AA">
        <w:rPr>
          <w:rFonts w:ascii="Helvetica" w:hAnsi="Helvetica" w:cs="Times New Roman"/>
        </w:rPr>
        <w:t>must select</w:t>
      </w:r>
      <w:r w:rsidR="00204902" w:rsidRPr="006A0859">
        <w:rPr>
          <w:rFonts w:ascii="Helvetica" w:hAnsi="Helvetica" w:cs="Times New Roman"/>
        </w:rPr>
        <w:t xml:space="preserve"> the high</w:t>
      </w:r>
      <w:r w:rsidR="00A229AA">
        <w:rPr>
          <w:rFonts w:ascii="Helvetica" w:hAnsi="Helvetica" w:cs="Times New Roman"/>
        </w:rPr>
        <w:t>-</w:t>
      </w:r>
      <w:r w:rsidR="00204902" w:rsidRPr="006A0859">
        <w:rPr>
          <w:rFonts w:ascii="Helvetica" w:hAnsi="Helvetica" w:cs="Times New Roman"/>
        </w:rPr>
        <w:t>reward</w:t>
      </w:r>
      <w:r w:rsidR="00A229AA">
        <w:rPr>
          <w:rFonts w:ascii="Helvetica" w:hAnsi="Helvetica" w:cs="Times New Roman"/>
        </w:rPr>
        <w:t>-probability</w:t>
      </w:r>
      <w:r w:rsidR="00204902" w:rsidRPr="006A0859">
        <w:rPr>
          <w:rFonts w:ascii="Helvetica" w:hAnsi="Helvetica" w:cs="Times New Roman"/>
        </w:rPr>
        <w:t xml:space="preserve"> side</w:t>
      </w:r>
      <w:r w:rsidR="000B7D62">
        <w:rPr>
          <w:rFonts w:ascii="Helvetica" w:hAnsi="Helvetica" w:cs="Times New Roman"/>
        </w:rPr>
        <w:t xml:space="preserve"> </w:t>
      </w:r>
      <w:r w:rsidR="002315C3" w:rsidRPr="006A0859">
        <w:rPr>
          <w:rFonts w:ascii="Helvetica" w:hAnsi="Helvetica" w:cs="Times New Roman"/>
        </w:rPr>
        <w:t xml:space="preserve">10 times, </w:t>
      </w:r>
      <w:r w:rsidR="00A229AA">
        <w:rPr>
          <w:rFonts w:ascii="Helvetica" w:hAnsi="Helvetica" w:cs="Times New Roman"/>
        </w:rPr>
        <w:t xml:space="preserve">and then subsequently </w:t>
      </w:r>
      <w:r w:rsidR="002315C3" w:rsidRPr="006A0859">
        <w:rPr>
          <w:rFonts w:ascii="Helvetica" w:hAnsi="Helvetica" w:cs="Times New Roman"/>
        </w:rPr>
        <w:t xml:space="preserve">the probability of </w:t>
      </w:r>
      <w:r w:rsidR="00A229AA">
        <w:rPr>
          <w:rFonts w:ascii="Helvetica" w:hAnsi="Helvetica" w:cs="Times New Roman"/>
        </w:rPr>
        <w:t>a</w:t>
      </w:r>
      <w:r w:rsidR="002315C3" w:rsidRPr="006A0859">
        <w:rPr>
          <w:rFonts w:ascii="Helvetica" w:hAnsi="Helvetica" w:cs="Times New Roman"/>
        </w:rPr>
        <w:t xml:space="preserve"> block switch happen</w:t>
      </w:r>
      <w:r w:rsidR="00A229AA">
        <w:rPr>
          <w:rFonts w:ascii="Helvetica" w:hAnsi="Helvetica" w:cs="Times New Roman"/>
        </w:rPr>
        <w:t>ing</w:t>
      </w:r>
      <w:r w:rsidR="002315C3" w:rsidRPr="006A0859">
        <w:rPr>
          <w:rFonts w:ascii="Helvetica" w:hAnsi="Helvetica" w:cs="Times New Roman"/>
        </w:rPr>
        <w:t xml:space="preserve"> in the next trial </w:t>
      </w:r>
      <w:r w:rsidR="00AA1FE4" w:rsidRPr="006A0859">
        <w:rPr>
          <w:rFonts w:ascii="Helvetica" w:hAnsi="Helvetica" w:cs="Times New Roman"/>
        </w:rPr>
        <w:t>is</w:t>
      </w:r>
      <w:r w:rsidR="002315C3" w:rsidRPr="006A0859">
        <w:rPr>
          <w:rFonts w:ascii="Helvetica" w:hAnsi="Helvetica" w:cs="Times New Roman"/>
        </w:rPr>
        <w:t xml:space="preserve"> 1/11. </w:t>
      </w:r>
      <w:r w:rsidR="00A229AA">
        <w:rPr>
          <w:rFonts w:ascii="Helvetica" w:hAnsi="Helvetica" w:cs="Times New Roman"/>
        </w:rPr>
        <w:t>Therefore, the switch contained a random component, and the mouse could not predict the switch with certainty. Importantly, the timing of each trial is the same between the matching pennies game and the two-armed bandit task (</w:t>
      </w:r>
      <w:r w:rsidR="00A229AA" w:rsidRPr="00A229AA">
        <w:rPr>
          <w:rFonts w:ascii="Helvetica" w:hAnsi="Helvetica" w:cs="Times New Roman"/>
          <w:b/>
          <w:bCs/>
        </w:rPr>
        <w:t>Fig. 1C</w:t>
      </w:r>
      <w:r w:rsidR="00A229AA">
        <w:rPr>
          <w:rFonts w:ascii="Helvetica" w:hAnsi="Helvetica" w:cs="Times New Roman"/>
        </w:rPr>
        <w:t>).</w:t>
      </w:r>
      <w:r w:rsidR="00333B79">
        <w:rPr>
          <w:rFonts w:ascii="Helvetica" w:hAnsi="Helvetica" w:cs="Times New Roman"/>
        </w:rPr>
        <w:t xml:space="preserve"> </w:t>
      </w:r>
      <w:r w:rsidR="00E80814" w:rsidRPr="000B7D62">
        <w:rPr>
          <w:rFonts w:ascii="Helvetica" w:hAnsi="Helvetica" w:cs="Times New Roman"/>
          <w:b/>
          <w:bCs/>
        </w:rPr>
        <w:t>Fig</w:t>
      </w:r>
      <w:r w:rsidR="00333B79">
        <w:rPr>
          <w:rFonts w:ascii="Helvetica" w:hAnsi="Helvetica" w:cs="Times New Roman"/>
          <w:b/>
          <w:bCs/>
        </w:rPr>
        <w:t>ure</w:t>
      </w:r>
      <w:r w:rsidR="00C75C0D" w:rsidRPr="000B7D62">
        <w:rPr>
          <w:rFonts w:ascii="Helvetica" w:hAnsi="Helvetica" w:cs="Times New Roman"/>
          <w:b/>
          <w:bCs/>
        </w:rPr>
        <w:t xml:space="preserve"> </w:t>
      </w:r>
      <w:r w:rsidR="00AA1FE4" w:rsidRPr="000B7D62">
        <w:rPr>
          <w:rFonts w:ascii="Helvetica" w:hAnsi="Helvetica" w:cs="Times New Roman"/>
          <w:b/>
          <w:bCs/>
        </w:rPr>
        <w:t>8</w:t>
      </w:r>
      <w:r w:rsidR="00CC3102" w:rsidRPr="000B7D62">
        <w:rPr>
          <w:rFonts w:ascii="Helvetica" w:hAnsi="Helvetica" w:cs="Times New Roman"/>
          <w:b/>
          <w:bCs/>
        </w:rPr>
        <w:t>B</w:t>
      </w:r>
      <w:r w:rsidR="00C75C0D" w:rsidRPr="006A0859">
        <w:rPr>
          <w:rFonts w:ascii="Helvetica" w:hAnsi="Helvetica" w:cs="Times New Roman"/>
        </w:rPr>
        <w:t xml:space="preserve"> presents an example session of</w:t>
      </w:r>
      <w:r w:rsidR="00204902" w:rsidRPr="006A0859">
        <w:rPr>
          <w:rFonts w:ascii="Helvetica" w:hAnsi="Helvetica" w:cs="Times New Roman"/>
        </w:rPr>
        <w:t xml:space="preserve"> a</w:t>
      </w:r>
      <w:r w:rsidR="00C75C0D" w:rsidRPr="006A0859">
        <w:rPr>
          <w:rFonts w:ascii="Helvetica" w:hAnsi="Helvetica" w:cs="Times New Roman"/>
        </w:rPr>
        <w:t xml:space="preserve"> mouse performing the </w:t>
      </w:r>
      <w:r w:rsidR="00333B79">
        <w:rPr>
          <w:rFonts w:ascii="Helvetica" w:hAnsi="Helvetica" w:cs="Times New Roman"/>
        </w:rPr>
        <w:t>two-armed bandit</w:t>
      </w:r>
      <w:r w:rsidR="00C75C0D" w:rsidRPr="006A0859">
        <w:rPr>
          <w:rFonts w:ascii="Helvetica" w:hAnsi="Helvetica" w:cs="Times New Roman"/>
        </w:rPr>
        <w:t xml:space="preserve"> task</w:t>
      </w:r>
      <w:r w:rsidR="002D50A5">
        <w:rPr>
          <w:rFonts w:ascii="Helvetica" w:hAnsi="Helvetica" w:cs="Times New Roman"/>
        </w:rPr>
        <w:t xml:space="preserve">, showing </w:t>
      </w:r>
      <w:r w:rsidR="00333B79" w:rsidRPr="002D50A5">
        <w:rPr>
          <w:rFonts w:ascii="Helvetica" w:hAnsi="Helvetica" w:cs="Times New Roman"/>
        </w:rPr>
        <w:t>reward probabilities revers</w:t>
      </w:r>
      <w:r w:rsidR="002D50A5">
        <w:rPr>
          <w:rFonts w:ascii="Helvetica" w:hAnsi="Helvetica" w:cs="Times New Roman"/>
        </w:rPr>
        <w:t>ing</w:t>
      </w:r>
      <w:r w:rsidR="00333B79" w:rsidRPr="002D50A5">
        <w:rPr>
          <w:rFonts w:ascii="Helvetica" w:hAnsi="Helvetica" w:cs="Times New Roman"/>
        </w:rPr>
        <w:t xml:space="preserve"> in blocks</w:t>
      </w:r>
      <w:r w:rsidR="00C75C0D" w:rsidRPr="002D50A5">
        <w:rPr>
          <w:rFonts w:ascii="Helvetica" w:hAnsi="Helvetica" w:cs="Times New Roman"/>
        </w:rPr>
        <w:t xml:space="preserve"> (</w:t>
      </w:r>
      <w:r w:rsidR="00333B79" w:rsidRPr="00F227ED">
        <w:rPr>
          <w:rFonts w:ascii="Helvetica" w:hAnsi="Helvetica" w:cs="Times New Roman"/>
        </w:rPr>
        <w:t>top</w:t>
      </w:r>
      <w:r w:rsidR="00C75C0D" w:rsidRPr="00F227ED">
        <w:rPr>
          <w:rFonts w:ascii="Helvetica" w:hAnsi="Helvetica" w:cs="Times New Roman"/>
        </w:rPr>
        <w:t xml:space="preserve"> panel</w:t>
      </w:r>
      <w:r w:rsidR="00C75C0D" w:rsidRPr="002D50A5">
        <w:rPr>
          <w:rFonts w:ascii="Helvetica" w:hAnsi="Helvetica" w:cs="Times New Roman"/>
        </w:rPr>
        <w:t>)</w:t>
      </w:r>
      <w:r w:rsidR="002D50A5">
        <w:rPr>
          <w:rFonts w:ascii="Helvetica" w:hAnsi="Helvetica" w:cs="Times New Roman"/>
        </w:rPr>
        <w:t xml:space="preserve"> and</w:t>
      </w:r>
      <w:r w:rsidR="00C75C0D" w:rsidRPr="002D50A5">
        <w:rPr>
          <w:rFonts w:ascii="Helvetica" w:hAnsi="Helvetica" w:cs="Times New Roman"/>
        </w:rPr>
        <w:t xml:space="preserve"> the </w:t>
      </w:r>
      <w:r w:rsidR="00333B79" w:rsidRPr="002D50A5">
        <w:rPr>
          <w:rFonts w:ascii="Helvetica" w:hAnsi="Helvetica" w:cs="Times New Roman"/>
        </w:rPr>
        <w:t>mouse</w:t>
      </w:r>
      <w:r w:rsidR="00C75C0D" w:rsidRPr="002D50A5">
        <w:rPr>
          <w:rFonts w:ascii="Helvetica" w:hAnsi="Helvetica" w:cs="Times New Roman"/>
        </w:rPr>
        <w:t xml:space="preserve"> </w:t>
      </w:r>
      <w:r w:rsidR="00333B79" w:rsidRPr="002F33FF">
        <w:rPr>
          <w:rFonts w:ascii="Helvetica" w:hAnsi="Helvetica" w:cs="Times New Roman"/>
        </w:rPr>
        <w:t>adapting its</w:t>
      </w:r>
      <w:r w:rsidR="00C75C0D" w:rsidRPr="002F33FF">
        <w:rPr>
          <w:rFonts w:ascii="Helvetica" w:hAnsi="Helvetica" w:cs="Times New Roman"/>
        </w:rPr>
        <w:t xml:space="preserve"> </w:t>
      </w:r>
      <w:r w:rsidR="00333B79" w:rsidRPr="002F33FF">
        <w:rPr>
          <w:rFonts w:ascii="Helvetica" w:hAnsi="Helvetica" w:cs="Times New Roman"/>
        </w:rPr>
        <w:t>actions</w:t>
      </w:r>
      <w:r w:rsidR="00C75C0D" w:rsidRPr="002F33FF">
        <w:rPr>
          <w:rFonts w:ascii="Helvetica" w:hAnsi="Helvetica" w:cs="Times New Roman"/>
        </w:rPr>
        <w:t xml:space="preserve"> (</w:t>
      </w:r>
      <w:r w:rsidR="00333B79" w:rsidRPr="002D50A5">
        <w:rPr>
          <w:rFonts w:ascii="Helvetica" w:hAnsi="Helvetica" w:cs="Times New Roman"/>
        </w:rPr>
        <w:t>bottom</w:t>
      </w:r>
      <w:r w:rsidR="00C75C0D" w:rsidRPr="002D50A5">
        <w:rPr>
          <w:rFonts w:ascii="Helvetica" w:hAnsi="Helvetica" w:cs="Times New Roman"/>
        </w:rPr>
        <w:t xml:space="preserve"> panel).</w:t>
      </w:r>
      <w:r w:rsidR="00C75C0D" w:rsidRPr="006A0859">
        <w:rPr>
          <w:rFonts w:ascii="Helvetica" w:hAnsi="Helvetica" w:cs="Times New Roman"/>
        </w:rPr>
        <w:t xml:space="preserve"> </w:t>
      </w:r>
      <w:r w:rsidR="00897F48">
        <w:rPr>
          <w:rFonts w:ascii="Helvetica" w:hAnsi="Helvetica" w:cs="Times New Roman"/>
        </w:rPr>
        <w:t>T</w:t>
      </w:r>
      <w:r w:rsidR="00C75C0D" w:rsidRPr="006A0859">
        <w:rPr>
          <w:rFonts w:ascii="Helvetica" w:hAnsi="Helvetica" w:cs="Times New Roman"/>
        </w:rPr>
        <w:t xml:space="preserve">he same hybrid </w:t>
      </w:r>
      <w:r w:rsidR="00897F48">
        <w:rPr>
          <w:rFonts w:ascii="Helvetica" w:hAnsi="Helvetica" w:cs="Times New Roman"/>
        </w:rPr>
        <w:t xml:space="preserve">FQ_RPE_CK </w:t>
      </w:r>
      <w:r w:rsidR="00C75C0D" w:rsidRPr="006A0859">
        <w:rPr>
          <w:rFonts w:ascii="Helvetica" w:hAnsi="Helvetica" w:cs="Times New Roman"/>
        </w:rPr>
        <w:t xml:space="preserve">model </w:t>
      </w:r>
      <w:r w:rsidR="00A205DA">
        <w:rPr>
          <w:rFonts w:ascii="Helvetica" w:hAnsi="Helvetica" w:cs="Times New Roman"/>
        </w:rPr>
        <w:t xml:space="preserve">was used to quantify the behavior, with the estimated choice probability </w:t>
      </w:r>
      <w:r w:rsidR="00897F48">
        <w:rPr>
          <w:rFonts w:ascii="Helvetica" w:hAnsi="Helvetica" w:cs="Times New Roman"/>
        </w:rPr>
        <w:t>track</w:t>
      </w:r>
      <w:r w:rsidR="00A205DA">
        <w:rPr>
          <w:rFonts w:ascii="Helvetica" w:hAnsi="Helvetica" w:cs="Times New Roman"/>
        </w:rPr>
        <w:t>ing</w:t>
      </w:r>
      <w:r w:rsidR="00897F48">
        <w:rPr>
          <w:rFonts w:ascii="Helvetica" w:hAnsi="Helvetica" w:cs="Times New Roman"/>
        </w:rPr>
        <w:t xml:space="preserve"> the mouse’s choice pattern (</w:t>
      </w:r>
      <w:r w:rsidR="00897F48" w:rsidRPr="00897F48">
        <w:rPr>
          <w:rFonts w:ascii="Helvetica" w:hAnsi="Helvetica" w:cs="Times New Roman"/>
          <w:b/>
          <w:bCs/>
        </w:rPr>
        <w:t>Fig. 8C</w:t>
      </w:r>
      <w:r w:rsidR="00897F48">
        <w:rPr>
          <w:rFonts w:ascii="Helvetica" w:hAnsi="Helvetica" w:cs="Times New Roman"/>
        </w:rPr>
        <w:t>). Overall</w:t>
      </w:r>
      <w:r w:rsidR="00897F48" w:rsidRPr="006A0859">
        <w:rPr>
          <w:rFonts w:ascii="Helvetica" w:hAnsi="Helvetica" w:cs="Times New Roman"/>
        </w:rPr>
        <w:t>, mice performed the task well, averaging 702±</w:t>
      </w:r>
      <w:r w:rsidR="000E501D">
        <w:rPr>
          <w:rFonts w:ascii="Helvetica" w:hAnsi="Helvetica" w:cs="Times New Roman"/>
        </w:rPr>
        <w:t>26</w:t>
      </w:r>
      <w:r w:rsidR="000E501D" w:rsidRPr="006A0859">
        <w:rPr>
          <w:rFonts w:ascii="Helvetica" w:hAnsi="Helvetica" w:cs="Times New Roman"/>
        </w:rPr>
        <w:t xml:space="preserve"> </w:t>
      </w:r>
      <w:r w:rsidR="00897F48" w:rsidRPr="006A0859">
        <w:rPr>
          <w:rFonts w:ascii="Helvetica" w:hAnsi="Helvetica" w:cs="Times New Roman"/>
        </w:rPr>
        <w:t>trials per session with a 4</w:t>
      </w:r>
      <w:r w:rsidR="000E501D">
        <w:rPr>
          <w:rFonts w:ascii="Helvetica" w:hAnsi="Helvetica" w:cs="Times New Roman"/>
        </w:rPr>
        <w:t>3.5</w:t>
      </w:r>
      <w:r w:rsidR="00897F48" w:rsidRPr="006A0859">
        <w:rPr>
          <w:rFonts w:ascii="Helvetica" w:hAnsi="Helvetica" w:cs="Times New Roman"/>
        </w:rPr>
        <w:t>±</w:t>
      </w:r>
      <w:r w:rsidR="000E501D">
        <w:rPr>
          <w:rFonts w:ascii="Helvetica" w:hAnsi="Helvetica" w:cs="Times New Roman"/>
        </w:rPr>
        <w:t>1.1</w:t>
      </w:r>
      <w:r w:rsidR="00897F48" w:rsidRPr="006A0859">
        <w:rPr>
          <w:rFonts w:ascii="Helvetica" w:hAnsi="Helvetica"/>
        </w:rPr>
        <w:t>%</w:t>
      </w:r>
      <w:r w:rsidR="00897F48" w:rsidRPr="006A0859">
        <w:rPr>
          <w:rFonts w:ascii="Helvetica" w:hAnsi="Helvetica" w:cs="Times New Roman"/>
        </w:rPr>
        <w:t xml:space="preserve"> reward rate (</w:t>
      </w:r>
      <w:r w:rsidR="00897F48">
        <w:rPr>
          <w:rFonts w:ascii="Helvetica" w:hAnsi="Helvetica" w:cs="Times New Roman"/>
        </w:rPr>
        <w:t xml:space="preserve">n = 26 sessions from 4 </w:t>
      </w:r>
      <w:proofErr w:type="gramStart"/>
      <w:r w:rsidR="00897F48">
        <w:rPr>
          <w:rFonts w:ascii="Helvetica" w:hAnsi="Helvetica" w:cs="Times New Roman"/>
        </w:rPr>
        <w:t>mice;</w:t>
      </w:r>
      <w:proofErr w:type="gramEnd"/>
      <w:r w:rsidR="00897F48">
        <w:rPr>
          <w:rFonts w:ascii="Helvetica" w:hAnsi="Helvetica" w:cs="Times New Roman"/>
        </w:rPr>
        <w:t xml:space="preserve"> </w:t>
      </w:r>
      <w:r w:rsidR="00897F48" w:rsidRPr="00515418">
        <w:rPr>
          <w:rFonts w:ascii="Helvetica" w:hAnsi="Helvetica" w:cs="Times New Roman"/>
          <w:b/>
          <w:bCs/>
        </w:rPr>
        <w:t>Fig. 8D</w:t>
      </w:r>
      <w:r w:rsidR="00897F48" w:rsidRPr="006A0859">
        <w:rPr>
          <w:rFonts w:ascii="Helvetica" w:hAnsi="Helvetica" w:cs="Times New Roman"/>
        </w:rPr>
        <w:t xml:space="preserve">). </w:t>
      </w:r>
      <w:r w:rsidR="00F74A1E">
        <w:rPr>
          <w:rFonts w:ascii="Helvetica" w:hAnsi="Helvetica" w:cs="Times New Roman"/>
        </w:rPr>
        <w:t xml:space="preserve">Model comparison based on </w:t>
      </w:r>
      <w:r w:rsidR="00421CEB" w:rsidRPr="006A0859">
        <w:rPr>
          <w:rFonts w:ascii="Helvetica" w:hAnsi="Helvetica" w:cs="Times New Roman"/>
        </w:rPr>
        <w:t xml:space="preserve">BIC indicated that the hybrid </w:t>
      </w:r>
      <w:r w:rsidR="0030482F" w:rsidRPr="006A0859">
        <w:rPr>
          <w:rFonts w:ascii="Helvetica" w:hAnsi="Helvetica" w:cs="Times New Roman"/>
        </w:rPr>
        <w:t>model</w:t>
      </w:r>
      <w:r w:rsidR="00421CEB" w:rsidRPr="006A0859">
        <w:rPr>
          <w:rFonts w:ascii="Helvetica" w:hAnsi="Helvetica" w:cs="Times New Roman"/>
        </w:rPr>
        <w:t xml:space="preserve"> outperform</w:t>
      </w:r>
      <w:r w:rsidR="00320808" w:rsidRPr="006A0859">
        <w:rPr>
          <w:rFonts w:ascii="Helvetica" w:hAnsi="Helvetica" w:cs="Times New Roman"/>
        </w:rPr>
        <w:t>ed</w:t>
      </w:r>
      <w:r w:rsidR="00421CEB" w:rsidRPr="006A0859">
        <w:rPr>
          <w:rFonts w:ascii="Helvetica" w:hAnsi="Helvetica" w:cs="Times New Roman"/>
        </w:rPr>
        <w:t xml:space="preserve"> </w:t>
      </w:r>
      <w:r w:rsidR="00106B5C">
        <w:rPr>
          <w:rFonts w:ascii="Helvetica" w:hAnsi="Helvetica" w:cs="Times New Roman"/>
        </w:rPr>
        <w:t xml:space="preserve">win-stay lose-switch and </w:t>
      </w:r>
      <w:r w:rsidR="00421CEB" w:rsidRPr="006A0859">
        <w:rPr>
          <w:rFonts w:ascii="Helvetica" w:hAnsi="Helvetica" w:cs="Times New Roman"/>
        </w:rPr>
        <w:t xml:space="preserve">other </w:t>
      </w:r>
      <w:r w:rsidR="002D1C99">
        <w:rPr>
          <w:rFonts w:ascii="Helvetica" w:hAnsi="Helvetica" w:cs="Times New Roman"/>
        </w:rPr>
        <w:t>Q-</w:t>
      </w:r>
      <w:r w:rsidR="00106B5C">
        <w:rPr>
          <w:rFonts w:ascii="Helvetica" w:hAnsi="Helvetica" w:cs="Times New Roman"/>
        </w:rPr>
        <w:t>learning</w:t>
      </w:r>
      <w:r w:rsidR="002D1C99">
        <w:rPr>
          <w:rFonts w:ascii="Helvetica" w:hAnsi="Helvetica" w:cs="Times New Roman"/>
        </w:rPr>
        <w:t>-based</w:t>
      </w:r>
      <w:r w:rsidR="00106B5C">
        <w:rPr>
          <w:rFonts w:ascii="Helvetica" w:hAnsi="Helvetica" w:cs="Times New Roman"/>
        </w:rPr>
        <w:t xml:space="preserve"> algorithms</w:t>
      </w:r>
      <w:r w:rsidR="00F74A1E">
        <w:rPr>
          <w:rFonts w:ascii="Helvetica" w:hAnsi="Helvetica" w:cs="Times New Roman"/>
        </w:rPr>
        <w:t xml:space="preserve"> </w:t>
      </w:r>
      <w:r w:rsidR="00320808" w:rsidRPr="006A0859">
        <w:rPr>
          <w:rFonts w:ascii="Helvetica" w:hAnsi="Helvetica" w:cs="Times New Roman"/>
        </w:rPr>
        <w:t>(</w:t>
      </w:r>
      <w:r w:rsidR="00E80814" w:rsidRPr="000B7D62">
        <w:rPr>
          <w:rFonts w:ascii="Helvetica" w:hAnsi="Helvetica" w:cs="Times New Roman"/>
          <w:b/>
          <w:bCs/>
        </w:rPr>
        <w:t>Fig.</w:t>
      </w:r>
      <w:r w:rsidR="00320808" w:rsidRPr="000B7D62">
        <w:rPr>
          <w:rFonts w:ascii="Helvetica" w:hAnsi="Helvetica" w:cs="Times New Roman"/>
          <w:b/>
          <w:bCs/>
        </w:rPr>
        <w:t xml:space="preserve"> </w:t>
      </w:r>
      <w:r w:rsidR="0030482F" w:rsidRPr="000B7D62">
        <w:rPr>
          <w:rFonts w:ascii="Helvetica" w:hAnsi="Helvetica" w:cs="Times New Roman"/>
          <w:b/>
          <w:bCs/>
        </w:rPr>
        <w:t>8</w:t>
      </w:r>
      <w:r w:rsidR="00320808" w:rsidRPr="000B7D62">
        <w:rPr>
          <w:rFonts w:ascii="Helvetica" w:hAnsi="Helvetica" w:cs="Times New Roman"/>
          <w:b/>
          <w:bCs/>
        </w:rPr>
        <w:t>E</w:t>
      </w:r>
      <w:r w:rsidR="00320808" w:rsidRPr="006A0859">
        <w:rPr>
          <w:rFonts w:ascii="Helvetica" w:hAnsi="Helvetica" w:cs="Times New Roman"/>
        </w:rPr>
        <w:t>).</w:t>
      </w:r>
      <w:r w:rsidR="00F74A1E">
        <w:rPr>
          <w:rFonts w:ascii="Helvetica" w:hAnsi="Helvetica" w:cs="Times New Roman"/>
        </w:rPr>
        <w:t xml:space="preserve"> </w:t>
      </w:r>
    </w:p>
    <w:p w14:paraId="72F3D4FD" w14:textId="77777777" w:rsidR="00C573EF" w:rsidRDefault="00C573EF" w:rsidP="00F74A1E">
      <w:pPr>
        <w:spacing w:after="0" w:line="360" w:lineRule="auto"/>
        <w:rPr>
          <w:rFonts w:ascii="Helvetica" w:hAnsi="Helvetica" w:cs="Times New Roman"/>
        </w:rPr>
      </w:pPr>
    </w:p>
    <w:p w14:paraId="2CB51533" w14:textId="5F08AE80" w:rsidR="00320808" w:rsidRPr="006A0859" w:rsidRDefault="00F74A1E" w:rsidP="008B4A2D">
      <w:pPr>
        <w:spacing w:after="0" w:line="360" w:lineRule="auto"/>
        <w:rPr>
          <w:rFonts w:ascii="Helvetica" w:hAnsi="Helvetica" w:cs="Times New Roman"/>
        </w:rPr>
      </w:pPr>
      <w:r>
        <w:rPr>
          <w:rFonts w:ascii="Helvetica" w:hAnsi="Helvetica" w:cs="Times New Roman"/>
        </w:rPr>
        <w:t xml:space="preserve">Although </w:t>
      </w:r>
      <w:r w:rsidR="00C573EF">
        <w:rPr>
          <w:rFonts w:ascii="Helvetica" w:hAnsi="Helvetica" w:cs="Times New Roman"/>
        </w:rPr>
        <w:t xml:space="preserve">the hybrid model was successful in describing behaviors in both matching pennies and two-armed bandit task, there were notable differences in how the model operates for the two paradigms. Specifically, </w:t>
      </w:r>
      <w:r>
        <w:rPr>
          <w:rFonts w:ascii="Helvetica" w:hAnsi="Helvetica" w:cs="Times New Roman"/>
        </w:rPr>
        <w:t>performance during two-armed bandit task involved weighted sum</w:t>
      </w:r>
      <w:r w:rsidR="00C573EF">
        <w:rPr>
          <w:rFonts w:ascii="Helvetica" w:hAnsi="Helvetica" w:cs="Times New Roman"/>
        </w:rPr>
        <w:t>s</w:t>
      </w:r>
      <w:r>
        <w:rPr>
          <w:rFonts w:ascii="Helvetica" w:hAnsi="Helvetica" w:cs="Times New Roman"/>
        </w:rPr>
        <w:t xml:space="preserve"> of </w:t>
      </w:r>
      <w:r>
        <w:rPr>
          <w:rFonts w:ascii="Helvetica" w:hAnsi="Helvetica" w:cs="Times New Roman"/>
        </w:rPr>
        <w:lastRenderedPageBreak/>
        <w:t xml:space="preserve">action values and choice kernels – the key parameter for action selection – </w:t>
      </w:r>
      <w:r w:rsidR="00C573EF">
        <w:rPr>
          <w:rFonts w:ascii="Helvetica" w:hAnsi="Helvetica" w:cs="Times New Roman"/>
        </w:rPr>
        <w:t xml:space="preserve">lying at </w:t>
      </w:r>
      <w:r>
        <w:rPr>
          <w:rFonts w:ascii="Helvetica" w:hAnsi="Helvetica" w:cs="Times New Roman"/>
        </w:rPr>
        <w:t>the more extreme values (</w:t>
      </w:r>
      <w:r w:rsidRPr="00F74A1E">
        <w:rPr>
          <w:rFonts w:ascii="Helvetica" w:hAnsi="Helvetica" w:cs="Times New Roman"/>
          <w:b/>
          <w:bCs/>
        </w:rPr>
        <w:t>Fig. 8F</w:t>
      </w:r>
      <w:r>
        <w:rPr>
          <w:rFonts w:ascii="Helvetica" w:hAnsi="Helvetica" w:cs="Times New Roman"/>
        </w:rPr>
        <w:t xml:space="preserve">, contrast with </w:t>
      </w:r>
      <w:r w:rsidRPr="00F74A1E">
        <w:rPr>
          <w:rFonts w:ascii="Helvetica" w:hAnsi="Helvetica" w:cs="Times New Roman"/>
          <w:b/>
          <w:bCs/>
        </w:rPr>
        <w:t>Fig. 2D</w:t>
      </w:r>
      <w:r>
        <w:rPr>
          <w:rFonts w:ascii="Helvetica" w:hAnsi="Helvetica" w:cs="Times New Roman"/>
        </w:rPr>
        <w:t>).</w:t>
      </w:r>
      <w:r w:rsidR="003D1385">
        <w:rPr>
          <w:rFonts w:ascii="Helvetica" w:hAnsi="Helvetica" w:cs="Times New Roman"/>
        </w:rPr>
        <w:t xml:space="preserve"> This difference was expected because in the two-armed bandit task, the animal spent considerable </w:t>
      </w:r>
      <w:r w:rsidR="00C573EF">
        <w:rPr>
          <w:rFonts w:ascii="Helvetica" w:hAnsi="Helvetica" w:cs="Times New Roman"/>
        </w:rPr>
        <w:t>number</w:t>
      </w:r>
      <w:r w:rsidR="003D1385">
        <w:rPr>
          <w:rFonts w:ascii="Helvetica" w:hAnsi="Helvetica" w:cs="Times New Roman"/>
        </w:rPr>
        <w:t xml:space="preserve"> of trials exploiting the high-reward-probability side in a block, and only needed to adapt around a block switch.</w:t>
      </w:r>
      <w:r w:rsidR="00C573EF">
        <w:rPr>
          <w:rFonts w:ascii="Helvetica" w:hAnsi="Helvetica" w:cs="Times New Roman"/>
        </w:rPr>
        <w:t xml:space="preserve"> Moreover, relative to matching pennies, </w:t>
      </w:r>
      <w:r w:rsidR="0032795B" w:rsidRPr="006A0859">
        <w:rPr>
          <w:rFonts w:ascii="Helvetica" w:hAnsi="Helvetica" w:cs="Times New Roman"/>
        </w:rPr>
        <w:t xml:space="preserve">the </w:t>
      </w:r>
      <w:r w:rsidR="00320808" w:rsidRPr="006A0859">
        <w:rPr>
          <w:rFonts w:ascii="Helvetica" w:hAnsi="Helvetica" w:cs="Times New Roman"/>
        </w:rPr>
        <w:t xml:space="preserve">choice kernel </w:t>
      </w:r>
      <w:r w:rsidR="00C573EF">
        <w:rPr>
          <w:rFonts w:ascii="Helvetica" w:hAnsi="Helvetica" w:cs="Times New Roman"/>
        </w:rPr>
        <w:t>had less weight</w:t>
      </w:r>
      <w:r w:rsidR="0032795B" w:rsidRPr="006A0859">
        <w:rPr>
          <w:rFonts w:ascii="Helvetica" w:hAnsi="Helvetica" w:cs="Times New Roman"/>
        </w:rPr>
        <w:t xml:space="preserve"> </w:t>
      </w:r>
      <w:r w:rsidR="00320808" w:rsidRPr="006A0859">
        <w:rPr>
          <w:rFonts w:ascii="Helvetica" w:hAnsi="Helvetica" w:cs="Times New Roman"/>
        </w:rPr>
        <w:t>(</w:t>
      </w:r>
      <w:r w:rsidR="00320808" w:rsidRPr="006A0859">
        <w:rPr>
          <w:rFonts w:ascii="Helvetica" w:hAnsi="Helvetica" w:cs="Times New Roman"/>
          <w:i/>
          <w:iCs/>
        </w:rPr>
        <w:t>β</w:t>
      </w:r>
      <w:r w:rsidR="00320808" w:rsidRPr="006A0859">
        <w:rPr>
          <w:rFonts w:ascii="Helvetica" w:hAnsi="Helvetica" w:cs="Times New Roman"/>
          <w:vertAlign w:val="subscript"/>
        </w:rPr>
        <w:t>K</w:t>
      </w:r>
      <w:r w:rsidR="00320808" w:rsidRPr="006A0859">
        <w:rPr>
          <w:rFonts w:ascii="Helvetica" w:hAnsi="Helvetica" w:cs="Times New Roman"/>
        </w:rPr>
        <w:t>/(</w:t>
      </w:r>
      <w:r w:rsidR="00320808" w:rsidRPr="006A0859">
        <w:rPr>
          <w:rFonts w:ascii="Helvetica" w:hAnsi="Helvetica" w:cs="Times New Roman"/>
          <w:i/>
          <w:iCs/>
        </w:rPr>
        <w:t>β</w:t>
      </w:r>
      <w:r w:rsidR="00320808" w:rsidRPr="006A0859">
        <w:rPr>
          <w:rFonts w:ascii="Helvetica" w:hAnsi="Helvetica" w:cs="Times New Roman"/>
          <w:vertAlign w:val="subscript"/>
        </w:rPr>
        <w:t>K</w:t>
      </w:r>
      <w:r w:rsidR="00320808" w:rsidRPr="006A0859">
        <w:rPr>
          <w:rFonts w:ascii="Helvetica" w:hAnsi="Helvetica" w:cs="Times New Roman"/>
        </w:rPr>
        <w:t>+</w:t>
      </w:r>
      <w:r w:rsidR="00320808" w:rsidRPr="006A0859">
        <w:rPr>
          <w:rFonts w:ascii="Helvetica" w:hAnsi="Helvetica" w:cs="Times New Roman"/>
          <w:i/>
          <w:iCs/>
        </w:rPr>
        <w:t>β</w:t>
      </w:r>
      <w:r w:rsidR="00320808" w:rsidRPr="006A0859">
        <w:rPr>
          <w:rFonts w:ascii="Helvetica" w:hAnsi="Helvetica" w:cs="Times New Roman"/>
        </w:rPr>
        <w:t xml:space="preserve">) = </w:t>
      </w:r>
      <w:r w:rsidR="00741E38" w:rsidRPr="006A0859">
        <w:rPr>
          <w:rFonts w:ascii="Helvetica" w:hAnsi="Helvetica" w:cs="Times New Roman"/>
        </w:rPr>
        <w:t>0.29</w:t>
      </w:r>
      <w:r w:rsidR="00320808" w:rsidRPr="006A0859">
        <w:rPr>
          <w:rFonts w:ascii="Helvetica" w:hAnsi="Helvetica" w:cs="Times New Roman"/>
        </w:rPr>
        <w:t>±</w:t>
      </w:r>
      <w:r w:rsidR="00741E38" w:rsidRPr="006A0859">
        <w:rPr>
          <w:rFonts w:ascii="Helvetica" w:hAnsi="Helvetica" w:cs="Times New Roman"/>
        </w:rPr>
        <w:t>0.05</w:t>
      </w:r>
      <w:r w:rsidR="00C573EF">
        <w:rPr>
          <w:rFonts w:ascii="Helvetica" w:hAnsi="Helvetica" w:cs="Times New Roman"/>
        </w:rPr>
        <w:t>;</w:t>
      </w:r>
      <w:r w:rsidR="0032795B" w:rsidRPr="006A0859">
        <w:rPr>
          <w:rFonts w:ascii="Helvetica" w:hAnsi="Helvetica" w:cs="Times New Roman"/>
        </w:rPr>
        <w:t xml:space="preserve"> </w:t>
      </w:r>
      <w:r w:rsidR="00C573EF" w:rsidRPr="00C573EF">
        <w:rPr>
          <w:rFonts w:ascii="Helvetica" w:hAnsi="Helvetica" w:cs="Times New Roman"/>
          <w:b/>
          <w:bCs/>
        </w:rPr>
        <w:t>Fig. 8G</w:t>
      </w:r>
      <w:r w:rsidR="00C573EF">
        <w:rPr>
          <w:rFonts w:ascii="Helvetica" w:hAnsi="Helvetica" w:cs="Times New Roman"/>
        </w:rPr>
        <w:t xml:space="preserve">; </w:t>
      </w:r>
      <w:r w:rsidR="0032795B" w:rsidRPr="006A0859">
        <w:rPr>
          <w:rFonts w:ascii="Helvetica" w:hAnsi="Helvetica" w:cs="Times New Roman"/>
        </w:rPr>
        <w:t>p=0.0</w:t>
      </w:r>
      <w:r w:rsidR="00C573EF">
        <w:rPr>
          <w:rFonts w:ascii="Helvetica" w:hAnsi="Helvetica" w:cs="Times New Roman"/>
        </w:rPr>
        <w:t>2</w:t>
      </w:r>
      <w:r w:rsidR="0032795B" w:rsidRPr="006A0859">
        <w:rPr>
          <w:rFonts w:ascii="Helvetica" w:hAnsi="Helvetica" w:cs="Times New Roman"/>
        </w:rPr>
        <w:t>,</w:t>
      </w:r>
      <w:r w:rsidR="002D2FEC" w:rsidRPr="006A0859">
        <w:rPr>
          <w:rFonts w:ascii="Helvetica" w:hAnsi="Helvetica" w:cs="Times New Roman"/>
        </w:rPr>
        <w:t xml:space="preserve"> two-sided</w:t>
      </w:r>
      <w:r w:rsidR="0032795B" w:rsidRPr="006A0859">
        <w:rPr>
          <w:rFonts w:ascii="Helvetica" w:hAnsi="Helvetica" w:cs="Times New Roman"/>
        </w:rPr>
        <w:t xml:space="preserve"> Wilcoxon rank</w:t>
      </w:r>
      <w:r w:rsidR="00C573EF">
        <w:rPr>
          <w:rFonts w:ascii="Helvetica" w:hAnsi="Helvetica" w:cs="Times New Roman"/>
        </w:rPr>
        <w:t>-</w:t>
      </w:r>
      <w:r w:rsidR="0032795B" w:rsidRPr="006A0859">
        <w:rPr>
          <w:rFonts w:ascii="Helvetica" w:hAnsi="Helvetica" w:cs="Times New Roman"/>
        </w:rPr>
        <w:t>sum test)</w:t>
      </w:r>
      <w:r w:rsidR="00C573EF">
        <w:rPr>
          <w:rFonts w:ascii="Helvetica" w:hAnsi="Helvetica" w:cs="Times New Roman"/>
        </w:rPr>
        <w:t xml:space="preserve"> and the</w:t>
      </w:r>
      <w:r w:rsidR="00182CF3" w:rsidRPr="006A0859">
        <w:rPr>
          <w:rFonts w:ascii="Helvetica" w:hAnsi="Helvetica" w:cs="Times New Roman"/>
        </w:rPr>
        <w:t xml:space="preserve"> inverse temperature</w:t>
      </w:r>
      <w:r w:rsidR="00C573EF">
        <w:rPr>
          <w:rFonts w:ascii="Helvetica" w:hAnsi="Helvetica" w:cs="Times New Roman"/>
        </w:rPr>
        <w:t xml:space="preserve"> sum was higher</w:t>
      </w:r>
      <w:r w:rsidR="00182CF3" w:rsidRPr="006A0859">
        <w:rPr>
          <w:rFonts w:ascii="Helvetica" w:hAnsi="Helvetica" w:cs="Times New Roman"/>
        </w:rPr>
        <w:t xml:space="preserve"> (</w:t>
      </w:r>
      <w:r w:rsidR="00741E38" w:rsidRPr="006A0859">
        <w:rPr>
          <w:rFonts w:ascii="Helvetica" w:hAnsi="Helvetica" w:cs="Times New Roman"/>
          <w:i/>
          <w:iCs/>
        </w:rPr>
        <w:t>β</w:t>
      </w:r>
      <w:r w:rsidR="00741E38" w:rsidRPr="006A0859">
        <w:rPr>
          <w:rFonts w:ascii="Helvetica" w:hAnsi="Helvetica" w:cs="Times New Roman"/>
          <w:vertAlign w:val="subscript"/>
        </w:rPr>
        <w:t>K</w:t>
      </w:r>
      <w:r w:rsidR="00741E38" w:rsidRPr="006A0859">
        <w:rPr>
          <w:rFonts w:ascii="Helvetica" w:hAnsi="Helvetica" w:cs="Times New Roman"/>
        </w:rPr>
        <w:t>+</w:t>
      </w:r>
      <w:r w:rsidR="00741E38" w:rsidRPr="006A0859">
        <w:rPr>
          <w:rFonts w:ascii="Helvetica" w:hAnsi="Helvetica" w:cs="Times New Roman"/>
          <w:i/>
          <w:iCs/>
        </w:rPr>
        <w:t>β</w:t>
      </w:r>
      <w:r w:rsidR="00741E38" w:rsidRPr="006A0859">
        <w:rPr>
          <w:rFonts w:ascii="Helvetica" w:hAnsi="Helvetica" w:cs="Times New Roman"/>
        </w:rPr>
        <w:t xml:space="preserve"> =4.50±0.80</w:t>
      </w:r>
      <w:r w:rsidR="00C573EF">
        <w:rPr>
          <w:rFonts w:ascii="Helvetica" w:hAnsi="Helvetica" w:cs="Times New Roman"/>
        </w:rPr>
        <w:t>;</w:t>
      </w:r>
      <w:r w:rsidR="002D2FEC" w:rsidRPr="006A0859">
        <w:rPr>
          <w:rFonts w:ascii="Helvetica" w:hAnsi="Helvetica" w:cs="Times New Roman"/>
        </w:rPr>
        <w:t xml:space="preserve"> p=0.0</w:t>
      </w:r>
      <w:r w:rsidR="00C573EF">
        <w:rPr>
          <w:rFonts w:ascii="Helvetica" w:hAnsi="Helvetica" w:cs="Times New Roman"/>
        </w:rPr>
        <w:t>2</w:t>
      </w:r>
      <w:r w:rsidR="00182CF3" w:rsidRPr="006A0859">
        <w:rPr>
          <w:rFonts w:ascii="Helvetica" w:hAnsi="Helvetica" w:cs="Times New Roman"/>
        </w:rPr>
        <w:t xml:space="preserve">), indicating </w:t>
      </w:r>
      <w:r w:rsidR="00C573EF">
        <w:rPr>
          <w:rFonts w:ascii="Helvetica" w:hAnsi="Helvetica" w:cs="Times New Roman"/>
        </w:rPr>
        <w:t>that the animals relied more on reinforcement and had a lower tendency to explore.</w:t>
      </w:r>
      <w:r w:rsidR="008B4A2D">
        <w:rPr>
          <w:rFonts w:ascii="Helvetica" w:hAnsi="Helvetica" w:cs="Times New Roman"/>
        </w:rPr>
        <w:t xml:space="preserve"> </w:t>
      </w:r>
      <w:r w:rsidR="00656074" w:rsidRPr="006A0859">
        <w:rPr>
          <w:rFonts w:ascii="Helvetica" w:hAnsi="Helvetica" w:cs="Times New Roman"/>
        </w:rPr>
        <w:t>W</w:t>
      </w:r>
      <w:r w:rsidR="005D5B76" w:rsidRPr="006A0859">
        <w:rPr>
          <w:rFonts w:ascii="Helvetica" w:hAnsi="Helvetica" w:cs="Times New Roman"/>
        </w:rPr>
        <w:t>e again ran computer simulation</w:t>
      </w:r>
      <w:r w:rsidR="00610606" w:rsidRPr="006A0859">
        <w:rPr>
          <w:rFonts w:ascii="Helvetica" w:hAnsi="Helvetica" w:cs="Times New Roman"/>
        </w:rPr>
        <w:t>s</w:t>
      </w:r>
      <w:r w:rsidR="005D5B76" w:rsidRPr="006A0859">
        <w:rPr>
          <w:rFonts w:ascii="Helvetica" w:hAnsi="Helvetica" w:cs="Times New Roman"/>
        </w:rPr>
        <w:t xml:space="preserve"> </w:t>
      </w:r>
      <w:r w:rsidR="00656074" w:rsidRPr="006A0859">
        <w:rPr>
          <w:rFonts w:ascii="Helvetica" w:hAnsi="Helvetica" w:cs="Times New Roman"/>
        </w:rPr>
        <w:t xml:space="preserve">to </w:t>
      </w:r>
      <w:r w:rsidR="008B4A2D">
        <w:rPr>
          <w:rFonts w:ascii="Helvetica" w:hAnsi="Helvetica" w:cs="Times New Roman"/>
        </w:rPr>
        <w:t>gain further insights into</w:t>
      </w:r>
      <w:r w:rsidR="00656074" w:rsidRPr="006A0859">
        <w:rPr>
          <w:rFonts w:ascii="Helvetica" w:hAnsi="Helvetica" w:cs="Times New Roman"/>
        </w:rPr>
        <w:t xml:space="preserve"> how the behavior </w:t>
      </w:r>
      <w:r w:rsidR="008B4A2D">
        <w:rPr>
          <w:rFonts w:ascii="Helvetica" w:hAnsi="Helvetica" w:cs="Times New Roman"/>
        </w:rPr>
        <w:t>might be</w:t>
      </w:r>
      <w:r w:rsidR="00656074" w:rsidRPr="006A0859">
        <w:rPr>
          <w:rFonts w:ascii="Helvetica" w:hAnsi="Helvetica" w:cs="Times New Roman"/>
        </w:rPr>
        <w:t xml:space="preserve"> affected by the </w:t>
      </w:r>
      <w:r w:rsidR="008B4A2D">
        <w:rPr>
          <w:rFonts w:ascii="Helvetica" w:hAnsi="Helvetica" w:cs="Times New Roman"/>
        </w:rPr>
        <w:t>balance of reinforcement learning and choice kernel</w:t>
      </w:r>
      <w:r w:rsidR="00656074" w:rsidRPr="006A0859">
        <w:rPr>
          <w:rFonts w:ascii="Helvetica" w:hAnsi="Helvetica" w:cs="Times New Roman"/>
        </w:rPr>
        <w:t xml:space="preserve"> (</w:t>
      </w:r>
      <w:r w:rsidR="00656074" w:rsidRPr="000B7D62">
        <w:rPr>
          <w:rFonts w:ascii="Helvetica" w:hAnsi="Helvetica" w:cs="Times New Roman"/>
          <w:b/>
          <w:bCs/>
        </w:rPr>
        <w:t>Fig. 8H</w:t>
      </w:r>
      <w:r w:rsidR="00656074" w:rsidRPr="006A0859">
        <w:rPr>
          <w:rFonts w:ascii="Helvetica" w:hAnsi="Helvetica" w:cs="Times New Roman"/>
        </w:rPr>
        <w:t>). Unlike matching pennies</w:t>
      </w:r>
      <w:r w:rsidR="00C42F0B" w:rsidRPr="006A0859">
        <w:rPr>
          <w:rFonts w:ascii="Helvetica" w:hAnsi="Helvetica" w:cs="Times New Roman"/>
        </w:rPr>
        <w:t>, increasing</w:t>
      </w:r>
      <w:r w:rsidR="00656074" w:rsidRPr="006A0859">
        <w:rPr>
          <w:rFonts w:ascii="Helvetica" w:hAnsi="Helvetica" w:cs="Times New Roman"/>
        </w:rPr>
        <w:t xml:space="preserve"> </w:t>
      </w:r>
      <w:r w:rsidR="008B4A2D">
        <w:rPr>
          <w:rFonts w:ascii="Helvetica" w:hAnsi="Helvetica" w:cs="Times New Roman"/>
        </w:rPr>
        <w:t>the weight for</w:t>
      </w:r>
      <w:r w:rsidR="00656074" w:rsidRPr="006A0859">
        <w:rPr>
          <w:rFonts w:ascii="Helvetica" w:hAnsi="Helvetica" w:cs="Times New Roman"/>
        </w:rPr>
        <w:t xml:space="preserve"> choice kernels </w:t>
      </w:r>
      <w:r w:rsidR="008B4A2D">
        <w:rPr>
          <w:rFonts w:ascii="Helvetica" w:hAnsi="Helvetica" w:cs="Times New Roman"/>
        </w:rPr>
        <w:t>would lower</w:t>
      </w:r>
      <w:r w:rsidR="00C42F0B" w:rsidRPr="006A0859">
        <w:rPr>
          <w:rFonts w:ascii="Helvetica" w:hAnsi="Helvetica" w:cs="Times New Roman"/>
        </w:rPr>
        <w:t xml:space="preserve"> the performance monotonically</w:t>
      </w:r>
      <w:r w:rsidR="008B4A2D">
        <w:rPr>
          <w:rFonts w:ascii="Helvetica" w:hAnsi="Helvetica" w:cs="Times New Roman"/>
        </w:rPr>
        <w:t>, and the animals appeared to lie away from the optimal strategy of using</w:t>
      </w:r>
      <w:r w:rsidR="00F20487" w:rsidRPr="006A0859">
        <w:rPr>
          <w:rFonts w:ascii="Helvetica" w:hAnsi="Helvetica" w:cs="Times New Roman"/>
        </w:rPr>
        <w:t xml:space="preserve"> </w:t>
      </w:r>
      <w:r w:rsidR="00C02AF1" w:rsidRPr="006A0859">
        <w:rPr>
          <w:rFonts w:ascii="Helvetica" w:hAnsi="Helvetica" w:cs="Times New Roman"/>
        </w:rPr>
        <w:t xml:space="preserve">only reinforcement learning </w:t>
      </w:r>
      <w:r w:rsidR="008B4A2D">
        <w:rPr>
          <w:rFonts w:ascii="Helvetica" w:hAnsi="Helvetica" w:cs="Times New Roman"/>
        </w:rPr>
        <w:t>to guide decision</w:t>
      </w:r>
      <w:r w:rsidR="00241D05">
        <w:rPr>
          <w:rFonts w:ascii="Helvetica" w:hAnsi="Helvetica" w:cs="Times New Roman"/>
        </w:rPr>
        <w:t>s</w:t>
      </w:r>
      <w:r w:rsidR="008B4A2D">
        <w:rPr>
          <w:rFonts w:ascii="Helvetica" w:hAnsi="Helvetica" w:cs="Times New Roman"/>
        </w:rPr>
        <w:t xml:space="preserve"> in this task</w:t>
      </w:r>
      <w:r w:rsidR="00C02AF1" w:rsidRPr="006A0859">
        <w:rPr>
          <w:rFonts w:ascii="Helvetica" w:hAnsi="Helvetica" w:cs="Times New Roman"/>
        </w:rPr>
        <w:t xml:space="preserve">.  </w:t>
      </w:r>
    </w:p>
    <w:p w14:paraId="3A007861" w14:textId="5AC140F1" w:rsidR="00FE6632" w:rsidRDefault="00FE6632" w:rsidP="002B194A">
      <w:pPr>
        <w:spacing w:after="0" w:line="360" w:lineRule="auto"/>
        <w:rPr>
          <w:rFonts w:ascii="Helvetica" w:hAnsi="Helvetica" w:cs="Times New Roman"/>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2B194A" w14:paraId="4D1072D5" w14:textId="77777777" w:rsidTr="002D50A5">
        <w:tc>
          <w:tcPr>
            <w:tcW w:w="9350" w:type="dxa"/>
          </w:tcPr>
          <w:p w14:paraId="2ED218DC" w14:textId="01FAFC14" w:rsidR="002B194A" w:rsidRDefault="001E6360" w:rsidP="00ED7474">
            <w:pPr>
              <w:spacing w:line="360" w:lineRule="auto"/>
              <w:rPr>
                <w:rFonts w:ascii="Helvetica" w:hAnsi="Helvetica" w:cs="Times New Roman"/>
              </w:rPr>
            </w:pPr>
            <w:r>
              <w:rPr>
                <w:rFonts w:ascii="Helvetica" w:hAnsi="Helvetica" w:cs="Times New Roman"/>
                <w:noProof/>
              </w:rPr>
              <w:lastRenderedPageBreak/>
              <w:drawing>
                <wp:inline distT="0" distB="0" distL="0" distR="0" wp14:anchorId="744AEE99" wp14:editId="7EE2F57A">
                  <wp:extent cx="5733288" cy="8147304"/>
                  <wp:effectExtent l="0" t="0" r="127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288" cy="8147304"/>
                          </a:xfrm>
                          <a:prstGeom prst="rect">
                            <a:avLst/>
                          </a:prstGeom>
                          <a:noFill/>
                          <a:ln>
                            <a:noFill/>
                          </a:ln>
                        </pic:spPr>
                      </pic:pic>
                    </a:graphicData>
                  </a:graphic>
                </wp:inline>
              </w:drawing>
            </w:r>
          </w:p>
        </w:tc>
      </w:tr>
      <w:tr w:rsidR="002B194A" w14:paraId="01A1665E" w14:textId="77777777" w:rsidTr="002D50A5">
        <w:tc>
          <w:tcPr>
            <w:tcW w:w="9350" w:type="dxa"/>
          </w:tcPr>
          <w:p w14:paraId="72E2DC7B" w14:textId="77777777" w:rsidR="002B194A" w:rsidRPr="002B194A" w:rsidRDefault="002B194A" w:rsidP="00A94A5A">
            <w:pPr>
              <w:pBdr>
                <w:between w:val="single" w:sz="4" w:space="1" w:color="auto"/>
              </w:pBdr>
              <w:spacing w:line="360" w:lineRule="auto"/>
              <w:rPr>
                <w:rFonts w:ascii="Helvetica" w:hAnsi="Helvetica" w:cs="Times New Roman"/>
                <w:b/>
                <w:bCs/>
                <w:sz w:val="18"/>
                <w:szCs w:val="18"/>
              </w:rPr>
            </w:pPr>
            <w:r w:rsidRPr="002B194A">
              <w:rPr>
                <w:rFonts w:ascii="Helvetica" w:hAnsi="Helvetica" w:cs="Times New Roman"/>
                <w:b/>
                <w:bCs/>
                <w:sz w:val="18"/>
                <w:szCs w:val="18"/>
              </w:rPr>
              <w:lastRenderedPageBreak/>
              <w:t xml:space="preserve">Figure 8. Mouse’s behavior in bandit task. </w:t>
            </w:r>
          </w:p>
          <w:p w14:paraId="54D81B6F" w14:textId="46CE32DE" w:rsidR="002B194A" w:rsidRPr="002B194A" w:rsidRDefault="002B194A" w:rsidP="002B194A">
            <w:pPr>
              <w:spacing w:line="360" w:lineRule="auto"/>
              <w:rPr>
                <w:rFonts w:ascii="Helvetica" w:hAnsi="Helvetica" w:cs="Times New Roman"/>
                <w:sz w:val="18"/>
                <w:szCs w:val="18"/>
              </w:rPr>
            </w:pPr>
            <w:r w:rsidRPr="002B194A">
              <w:rPr>
                <w:rFonts w:ascii="Helvetica" w:hAnsi="Helvetica" w:cs="Times New Roman"/>
                <w:sz w:val="18"/>
                <w:szCs w:val="18"/>
              </w:rPr>
              <w:t>(A) A schematic diagram of the bandit task. Left: Head-fixed mouse makes a left or right choice by licking the corresponding port. Right: The trials are separated into different blocks based on the high or low reward probability assigned to two ports. The exact reward probability is 0.7 and 0.1 for high and low, respectively. The block will switch randomly. (B) An example session of mouse perform</w:t>
            </w:r>
            <w:r w:rsidR="0061009B">
              <w:rPr>
                <w:rFonts w:ascii="Helvetica" w:hAnsi="Helvetica" w:cs="Times New Roman"/>
                <w:sz w:val="18"/>
                <w:szCs w:val="18"/>
              </w:rPr>
              <w:t>ing</w:t>
            </w:r>
            <w:r w:rsidRPr="002B194A">
              <w:rPr>
                <w:rFonts w:ascii="Helvetica" w:hAnsi="Helvetica" w:cs="Times New Roman"/>
                <w:sz w:val="18"/>
                <w:szCs w:val="18"/>
              </w:rPr>
              <w:t xml:space="preserve"> bandit task. Top: the choices and outcomes. Black bar indicates a reward in the trial. The average reward rate is 52.8%. Blue vertical lines on top indicate right choices. Red vertical lines below indicate left choices. Bottom: the assigned reward probability of left (red) and right (blue) choices in different blocks. (C) An example of the time course of the latent variables and predicted behavior in the same session as (B). Top: Long vertical red and blue lines indicate rewarded left and right choices, respectively; short vertical red and blue lines indicate unrewarded left and right choices. Gray line shows the average probability to choose left, smoothed by a gaussian kernel. Black line shows the probability to choose left predicted by the model. Middle: the action values of left (red line) and right (blue line) choices estimated by the model; Bottom: the choice-autocorrelation factors of left (red) and right (blue) choices estimated by the model.  (D) Summary of the behavior (26 sessions, 4 subjects). Top: the average trials performed every session is 702±132; Bottom: the average reward rate is 43.5%±5.7%. (E) Model comparison using BIC. The models were fit to different subjects, then the average of BICs over subjects were used to compare different models. (F) Psychometric curve fitted to the whole data set. Black histograms indicate the distribution of trials according to the weighted sum of the differences of action values (Δ</w:t>
            </w:r>
            <w:r w:rsidRPr="002B194A">
              <w:rPr>
                <w:rFonts w:ascii="Helvetica" w:hAnsi="Helvetica" w:cs="Times New Roman"/>
                <w:i/>
                <w:sz w:val="18"/>
                <w:szCs w:val="18"/>
              </w:rPr>
              <w:t>Q</w:t>
            </w:r>
            <w:r w:rsidRPr="002B194A">
              <w:rPr>
                <w:rFonts w:ascii="Helvetica" w:hAnsi="Helvetica" w:cs="Times New Roman"/>
                <w:sz w:val="18"/>
                <w:szCs w:val="18"/>
              </w:rPr>
              <w:t>) and the difference of choice-autocorrelation factors (Δ</w:t>
            </w:r>
            <w:r w:rsidRPr="002B194A">
              <w:rPr>
                <w:rFonts w:ascii="Helvetica" w:hAnsi="Helvetica" w:cs="Times New Roman"/>
                <w:i/>
                <w:sz w:val="18"/>
                <w:szCs w:val="18"/>
              </w:rPr>
              <w:t>K</w:t>
            </w:r>
            <w:r w:rsidRPr="002B194A">
              <w:rPr>
                <w:rFonts w:ascii="Helvetica" w:hAnsi="Helvetica" w:cs="Times New Roman"/>
                <w:sz w:val="18"/>
                <w:szCs w:val="18"/>
              </w:rPr>
              <w:t>). β, β</w:t>
            </w:r>
            <w:r w:rsidRPr="002B194A">
              <w:rPr>
                <w:rFonts w:ascii="Helvetica" w:hAnsi="Helvetica" w:cs="Times New Roman"/>
                <w:sz w:val="18"/>
                <w:szCs w:val="18"/>
                <w:vertAlign w:val="subscript"/>
              </w:rPr>
              <w:t>K</w:t>
            </w:r>
            <w:r w:rsidRPr="002B194A">
              <w:rPr>
                <w:rFonts w:ascii="Helvetica" w:hAnsi="Helvetica" w:cs="Times New Roman"/>
                <w:sz w:val="18"/>
                <w:szCs w:val="18"/>
              </w:rPr>
              <w:t xml:space="preserve"> are the weights of action value and choice kernel, respectively. Dashed purple line shows the predicted probability to choose left according to the model; Purple dots show the probability to choose left computed from animal’s behavior. (G) </w:t>
            </w:r>
            <w:proofErr w:type="gramStart"/>
            <w:r w:rsidRPr="002B194A">
              <w:rPr>
                <w:rFonts w:ascii="Helvetica" w:hAnsi="Helvetica" w:cs="Times New Roman"/>
                <w:sz w:val="18"/>
                <w:szCs w:val="18"/>
              </w:rPr>
              <w:t>Parameters</w:t>
            </w:r>
            <w:proofErr w:type="gramEnd"/>
            <w:r w:rsidRPr="002B194A">
              <w:rPr>
                <w:rFonts w:ascii="Helvetica" w:hAnsi="Helvetica" w:cs="Times New Roman"/>
                <w:sz w:val="18"/>
                <w:szCs w:val="18"/>
              </w:rPr>
              <w:t xml:space="preserve"> estimation of the actual animal behavior. Left panel: the relative weight of choice kernel. </w:t>
            </w:r>
            <w:r w:rsidRPr="002B194A">
              <w:rPr>
                <w:rFonts w:ascii="Helvetica" w:hAnsi="Helvetica" w:cs="Times New Roman"/>
                <w:i/>
                <w:sz w:val="18"/>
                <w:szCs w:val="18"/>
              </w:rPr>
              <w:t>β</w:t>
            </w:r>
            <w:r w:rsidRPr="002B194A">
              <w:rPr>
                <w:rFonts w:ascii="Helvetica" w:hAnsi="Helvetica" w:cs="Times New Roman"/>
                <w:sz w:val="18"/>
                <w:szCs w:val="18"/>
                <w:vertAlign w:val="subscript"/>
              </w:rPr>
              <w:t>K</w:t>
            </w:r>
            <w:r w:rsidRPr="002B194A">
              <w:rPr>
                <w:rFonts w:ascii="Helvetica" w:hAnsi="Helvetica" w:cs="Times New Roman"/>
                <w:sz w:val="18"/>
                <w:szCs w:val="18"/>
              </w:rPr>
              <w:t>/(</w:t>
            </w:r>
            <w:r w:rsidRPr="002B194A">
              <w:rPr>
                <w:rFonts w:ascii="Helvetica" w:hAnsi="Helvetica" w:cs="Times New Roman"/>
                <w:i/>
                <w:sz w:val="18"/>
                <w:szCs w:val="18"/>
              </w:rPr>
              <w:t>β</w:t>
            </w:r>
            <w:r w:rsidRPr="002B194A">
              <w:rPr>
                <w:rFonts w:ascii="Helvetica" w:hAnsi="Helvetica" w:cs="Times New Roman"/>
                <w:sz w:val="18"/>
                <w:szCs w:val="18"/>
              </w:rPr>
              <w:t>+</w:t>
            </w:r>
            <w:r w:rsidRPr="002B194A">
              <w:rPr>
                <w:rFonts w:ascii="Helvetica" w:hAnsi="Helvetica" w:cs="Times New Roman"/>
                <w:i/>
                <w:sz w:val="18"/>
                <w:szCs w:val="18"/>
              </w:rPr>
              <w:t>β</w:t>
            </w:r>
            <w:r w:rsidRPr="002B194A">
              <w:rPr>
                <w:rFonts w:ascii="Helvetica" w:hAnsi="Helvetica" w:cs="Times New Roman"/>
                <w:sz w:val="18"/>
                <w:szCs w:val="18"/>
                <w:vertAlign w:val="subscript"/>
              </w:rPr>
              <w:t>K</w:t>
            </w:r>
            <w:r w:rsidRPr="002B194A">
              <w:rPr>
                <w:rFonts w:ascii="Helvetica" w:hAnsi="Helvetica" w:cs="Times New Roman"/>
                <w:sz w:val="18"/>
                <w:szCs w:val="18"/>
              </w:rPr>
              <w:t xml:space="preserve">) = 0.29±0.05; Middle panel: the total exploration level. </w:t>
            </w:r>
            <w:r w:rsidRPr="002B194A">
              <w:rPr>
                <w:rFonts w:ascii="Helvetica" w:hAnsi="Helvetica" w:cs="Times New Roman"/>
                <w:i/>
                <w:sz w:val="18"/>
                <w:szCs w:val="18"/>
              </w:rPr>
              <w:t>β</w:t>
            </w:r>
            <w:r w:rsidRPr="002B194A">
              <w:rPr>
                <w:rFonts w:ascii="Helvetica" w:hAnsi="Helvetica" w:cs="Times New Roman"/>
                <w:sz w:val="18"/>
                <w:szCs w:val="18"/>
              </w:rPr>
              <w:t>+</w:t>
            </w:r>
            <w:r w:rsidRPr="002B194A">
              <w:rPr>
                <w:rFonts w:ascii="Helvetica" w:hAnsi="Helvetica" w:cs="Times New Roman"/>
                <w:i/>
                <w:sz w:val="18"/>
                <w:szCs w:val="18"/>
              </w:rPr>
              <w:t>β</w:t>
            </w:r>
            <w:r w:rsidRPr="002B194A">
              <w:rPr>
                <w:rFonts w:ascii="Helvetica" w:hAnsi="Helvetica" w:cs="Times New Roman"/>
                <w:sz w:val="18"/>
                <w:szCs w:val="18"/>
                <w:vertAlign w:val="subscript"/>
              </w:rPr>
              <w:t>K</w:t>
            </w:r>
            <w:r w:rsidRPr="002B194A">
              <w:rPr>
                <w:rFonts w:ascii="Helvetica" w:hAnsi="Helvetica" w:cs="Times New Roman"/>
                <w:sz w:val="18"/>
                <w:szCs w:val="18"/>
              </w:rPr>
              <w:t xml:space="preserve"> = 4.50±0.80; Right panel: relative learning rate of the choice kernel. α</w:t>
            </w:r>
            <w:r w:rsidRPr="002B194A">
              <w:rPr>
                <w:rFonts w:ascii="Helvetica" w:hAnsi="Helvetica" w:cs="Times New Roman"/>
                <w:sz w:val="18"/>
                <w:szCs w:val="18"/>
                <w:vertAlign w:val="subscript"/>
              </w:rPr>
              <w:t>K</w:t>
            </w:r>
            <w:r w:rsidRPr="002B194A">
              <w:rPr>
                <w:rFonts w:ascii="Helvetica" w:hAnsi="Helvetica" w:cs="Times New Roman"/>
                <w:sz w:val="18"/>
                <w:szCs w:val="18"/>
              </w:rPr>
              <w:t xml:space="preserve">/α = 1.16±0.15. (H) The performance of a computational agent performing the dynamic foraging task. The agent adopted different values of </w:t>
            </w:r>
            <w:r w:rsidRPr="002B194A">
              <w:rPr>
                <w:rFonts w:ascii="Helvetica" w:hAnsi="Helvetica" w:cs="Times New Roman"/>
                <w:i/>
                <w:sz w:val="18"/>
                <w:szCs w:val="18"/>
              </w:rPr>
              <w:t>β</w:t>
            </w:r>
            <w:r w:rsidRPr="002B194A">
              <w:rPr>
                <w:rFonts w:ascii="Helvetica" w:hAnsi="Helvetica" w:cs="Times New Roman"/>
                <w:sz w:val="18"/>
                <w:szCs w:val="18"/>
                <w:vertAlign w:val="subscript"/>
              </w:rPr>
              <w:t>K</w:t>
            </w:r>
            <w:r w:rsidRPr="002B194A">
              <w:rPr>
                <w:rFonts w:ascii="Helvetica" w:hAnsi="Helvetica" w:cs="Times New Roman"/>
                <w:sz w:val="18"/>
                <w:szCs w:val="18"/>
              </w:rPr>
              <w:t>/(</w:t>
            </w:r>
            <w:r w:rsidRPr="002B194A">
              <w:rPr>
                <w:rFonts w:ascii="Helvetica" w:hAnsi="Helvetica" w:cs="Times New Roman"/>
                <w:i/>
                <w:sz w:val="18"/>
                <w:szCs w:val="18"/>
              </w:rPr>
              <w:t>β</w:t>
            </w:r>
            <w:r w:rsidRPr="002B194A">
              <w:rPr>
                <w:rFonts w:ascii="Helvetica" w:hAnsi="Helvetica" w:cs="Times New Roman"/>
                <w:sz w:val="18"/>
                <w:szCs w:val="18"/>
              </w:rPr>
              <w:t>+</w:t>
            </w:r>
            <w:r w:rsidRPr="002B194A">
              <w:rPr>
                <w:rFonts w:ascii="Helvetica" w:hAnsi="Helvetica" w:cs="Times New Roman"/>
                <w:i/>
                <w:sz w:val="18"/>
                <w:szCs w:val="18"/>
              </w:rPr>
              <w:t>β</w:t>
            </w:r>
            <w:r w:rsidRPr="002B194A">
              <w:rPr>
                <w:rFonts w:ascii="Helvetica" w:hAnsi="Helvetica" w:cs="Times New Roman"/>
                <w:sz w:val="18"/>
                <w:szCs w:val="18"/>
                <w:vertAlign w:val="subscript"/>
              </w:rPr>
              <w:t>K</w:t>
            </w:r>
            <w:r w:rsidRPr="002B194A">
              <w:rPr>
                <w:rFonts w:ascii="Helvetica" w:hAnsi="Helvetica" w:cs="Times New Roman"/>
                <w:sz w:val="18"/>
                <w:szCs w:val="18"/>
              </w:rPr>
              <w:t>), with the summation of inverse temperatures (</w:t>
            </w:r>
            <w:r w:rsidRPr="002B194A">
              <w:rPr>
                <w:rFonts w:ascii="Helvetica" w:hAnsi="Helvetica" w:cs="Times New Roman"/>
                <w:i/>
                <w:sz w:val="18"/>
                <w:szCs w:val="18"/>
              </w:rPr>
              <w:t>β</w:t>
            </w:r>
            <w:r w:rsidRPr="002B194A">
              <w:rPr>
                <w:rFonts w:ascii="Helvetica" w:hAnsi="Helvetica" w:cs="Times New Roman"/>
                <w:sz w:val="18"/>
                <w:szCs w:val="18"/>
              </w:rPr>
              <w:t>+</w:t>
            </w:r>
            <w:r w:rsidRPr="002B194A">
              <w:rPr>
                <w:rFonts w:ascii="Helvetica" w:hAnsi="Helvetica" w:cs="Times New Roman"/>
                <w:i/>
                <w:sz w:val="18"/>
                <w:szCs w:val="18"/>
              </w:rPr>
              <w:t>β</w:t>
            </w:r>
            <w:r w:rsidRPr="002B194A">
              <w:rPr>
                <w:rFonts w:ascii="Helvetica" w:hAnsi="Helvetica" w:cs="Times New Roman"/>
                <w:sz w:val="18"/>
                <w:szCs w:val="18"/>
                <w:vertAlign w:val="subscript"/>
              </w:rPr>
              <w:t>K</w:t>
            </w:r>
            <w:r w:rsidRPr="002B194A">
              <w:rPr>
                <w:rFonts w:ascii="Helvetica" w:hAnsi="Helvetica" w:cs="Times New Roman"/>
                <w:sz w:val="18"/>
                <w:szCs w:val="18"/>
              </w:rPr>
              <w:t xml:space="preserve">) unchanged. The values of learning rate and summation of inverse temperature are set to be the median of the fitted value of the five animals. Black solid curve: the probability of stay as a function of different relative inverse temperature; Black dashed curve: average reward rate; Purple solid curve: entropy of three consecutive choices. Black solid, black empty, and purple dot: the probability of stay, average reward, and entropy of three consecutive choices of the computational agent whose all four parameters were set to be the median of the fitted parameters.  </w:t>
            </w:r>
          </w:p>
        </w:tc>
      </w:tr>
    </w:tbl>
    <w:p w14:paraId="42E54E48" w14:textId="6A93CC68" w:rsidR="002B194A" w:rsidRPr="00080ECF" w:rsidRDefault="002B194A" w:rsidP="002B194A">
      <w:pPr>
        <w:spacing w:after="0" w:line="360" w:lineRule="auto"/>
        <w:rPr>
          <w:rFonts w:ascii="Helvetica" w:hAnsi="Helvetica" w:cs="Times New Roman"/>
          <w:b/>
          <w:bCs/>
        </w:rPr>
      </w:pPr>
    </w:p>
    <w:p w14:paraId="4315A6D2" w14:textId="6D204E19" w:rsidR="0093490B" w:rsidRDefault="00610B0E" w:rsidP="002B194A">
      <w:pPr>
        <w:spacing w:after="0" w:line="360" w:lineRule="auto"/>
        <w:rPr>
          <w:rFonts w:ascii="Helvetica" w:hAnsi="Helvetica" w:cs="Times New Roman"/>
          <w:b/>
          <w:bCs/>
        </w:rPr>
      </w:pPr>
      <w:r>
        <w:rPr>
          <w:rFonts w:ascii="Helvetica" w:hAnsi="Helvetica" w:cs="Times New Roman"/>
          <w:b/>
          <w:bCs/>
        </w:rPr>
        <w:t>Similar pupil correlates for decision-related variables during two-armed bandit</w:t>
      </w:r>
      <w:r w:rsidR="0093490B" w:rsidRPr="00080ECF">
        <w:rPr>
          <w:rFonts w:ascii="Helvetica" w:hAnsi="Helvetica" w:cs="Times New Roman"/>
          <w:b/>
          <w:bCs/>
        </w:rPr>
        <w:t xml:space="preserve"> task</w:t>
      </w:r>
    </w:p>
    <w:p w14:paraId="58F35CBD" w14:textId="77777777" w:rsidR="00610B0E" w:rsidRDefault="00610B0E" w:rsidP="004A0E36">
      <w:pPr>
        <w:spacing w:after="0" w:line="360" w:lineRule="auto"/>
        <w:rPr>
          <w:rFonts w:ascii="Helvetica" w:hAnsi="Helvetica" w:cs="Times New Roman"/>
        </w:rPr>
      </w:pPr>
      <w:r>
        <w:rPr>
          <w:rFonts w:ascii="Helvetica" w:hAnsi="Helvetica" w:cs="Times New Roman"/>
        </w:rPr>
        <w:t>We repeated the multiple linear regression analyses to identify factors that contribute to pupil responses during the two-armed bandit task</w:t>
      </w:r>
      <w:r w:rsidR="0079011B" w:rsidRPr="006A0859">
        <w:rPr>
          <w:rFonts w:ascii="Helvetica" w:hAnsi="Helvetica" w:cs="Times New Roman"/>
        </w:rPr>
        <w:t xml:space="preserve">. </w:t>
      </w:r>
      <w:proofErr w:type="gramStart"/>
      <w:r>
        <w:rPr>
          <w:rFonts w:ascii="Helvetica" w:hAnsi="Helvetica" w:cs="Times New Roman"/>
        </w:rPr>
        <w:t>Similar to</w:t>
      </w:r>
      <w:proofErr w:type="gramEnd"/>
      <w:r>
        <w:rPr>
          <w:rFonts w:ascii="Helvetica" w:hAnsi="Helvetica" w:cs="Times New Roman"/>
        </w:rPr>
        <w:t xml:space="preserve"> matching pennies, t</w:t>
      </w:r>
      <w:r w:rsidR="0079011B" w:rsidRPr="006A0859">
        <w:rPr>
          <w:rFonts w:ascii="Helvetica" w:hAnsi="Helvetica" w:cs="Times New Roman"/>
        </w:rPr>
        <w:t xml:space="preserve">he choice- and outcome-dependent </w:t>
      </w:r>
      <w:r>
        <w:rPr>
          <w:rFonts w:ascii="Helvetica" w:hAnsi="Helvetica" w:cs="Times New Roman"/>
        </w:rPr>
        <w:t>signals</w:t>
      </w:r>
      <w:r w:rsidR="0079011B" w:rsidRPr="006A0859">
        <w:rPr>
          <w:rFonts w:ascii="Helvetica" w:hAnsi="Helvetica" w:cs="Times New Roman"/>
        </w:rPr>
        <w:t xml:space="preserve"> were present in </w:t>
      </w:r>
      <w:r w:rsidR="00204902" w:rsidRPr="006A0859">
        <w:rPr>
          <w:rFonts w:ascii="Helvetica" w:hAnsi="Helvetica" w:cs="Times New Roman"/>
        </w:rPr>
        <w:t xml:space="preserve">a </w:t>
      </w:r>
      <w:r w:rsidR="0079011B" w:rsidRPr="006A0859">
        <w:rPr>
          <w:rFonts w:ascii="Helvetica" w:hAnsi="Helvetica" w:cs="Times New Roman"/>
        </w:rPr>
        <w:t>significant fraction of sessions (</w:t>
      </w:r>
      <w:r w:rsidR="00E80814" w:rsidRPr="000B7D62">
        <w:rPr>
          <w:rFonts w:ascii="Helvetica" w:hAnsi="Helvetica" w:cs="Times New Roman"/>
          <w:b/>
          <w:bCs/>
        </w:rPr>
        <w:t>Fig.</w:t>
      </w:r>
      <w:r w:rsidR="0079011B" w:rsidRPr="000B7D62">
        <w:rPr>
          <w:rFonts w:ascii="Helvetica" w:hAnsi="Helvetica" w:cs="Times New Roman"/>
          <w:b/>
          <w:bCs/>
        </w:rPr>
        <w:t xml:space="preserve"> </w:t>
      </w:r>
      <w:r w:rsidR="00B94A32" w:rsidRPr="000B7D62">
        <w:rPr>
          <w:rFonts w:ascii="Helvetica" w:hAnsi="Helvetica" w:cs="Times New Roman"/>
          <w:b/>
          <w:bCs/>
        </w:rPr>
        <w:t>9</w:t>
      </w:r>
      <w:r w:rsidR="0079011B" w:rsidRPr="000B7D62">
        <w:rPr>
          <w:rFonts w:ascii="Helvetica" w:hAnsi="Helvetica" w:cs="Times New Roman"/>
          <w:b/>
          <w:bCs/>
        </w:rPr>
        <w:t>A</w:t>
      </w:r>
      <w:r w:rsidR="0079011B" w:rsidRPr="006A0859">
        <w:rPr>
          <w:rFonts w:ascii="Helvetica" w:hAnsi="Helvetica" w:cs="Times New Roman"/>
        </w:rPr>
        <w:t xml:space="preserve">). </w:t>
      </w:r>
    </w:p>
    <w:p w14:paraId="23FBD1E4" w14:textId="56C0A9B1" w:rsidR="00610B0E" w:rsidRPr="006A0859" w:rsidRDefault="00610B0E" w:rsidP="00610B0E">
      <w:pPr>
        <w:spacing w:after="0" w:line="360" w:lineRule="auto"/>
        <w:rPr>
          <w:rFonts w:ascii="Helvetica" w:hAnsi="Helvetica" w:cs="Times New Roman"/>
        </w:rPr>
      </w:pPr>
      <w:r>
        <w:rPr>
          <w:rFonts w:ascii="Helvetica" w:hAnsi="Helvetica" w:cs="Times New Roman"/>
        </w:rPr>
        <w:t>T</w:t>
      </w:r>
      <w:r w:rsidR="0079011B" w:rsidRPr="006A0859">
        <w:rPr>
          <w:rFonts w:ascii="Helvetica" w:hAnsi="Helvetica" w:cs="Times New Roman"/>
        </w:rPr>
        <w:t xml:space="preserve">he </w:t>
      </w:r>
      <w:r>
        <w:rPr>
          <w:rFonts w:ascii="Helvetica" w:hAnsi="Helvetica" w:cs="Times New Roman"/>
        </w:rPr>
        <w:t xml:space="preserve">latent variables for action selection were largely absent </w:t>
      </w:r>
      <w:r w:rsidRPr="006A0859">
        <w:rPr>
          <w:rFonts w:ascii="Helvetica" w:hAnsi="Helvetica" w:cs="Times New Roman"/>
        </w:rPr>
        <w:t>(</w:t>
      </w:r>
      <w:r w:rsidRPr="000B7D62">
        <w:rPr>
          <w:rFonts w:ascii="Helvetica" w:hAnsi="Helvetica" w:cs="Times New Roman"/>
          <w:b/>
          <w:bCs/>
        </w:rPr>
        <w:t>Fig. 9B</w:t>
      </w:r>
      <w:r w:rsidRPr="006A0859">
        <w:rPr>
          <w:rFonts w:ascii="Helvetica" w:hAnsi="Helvetica" w:cs="Times New Roman"/>
        </w:rPr>
        <w:t>)</w:t>
      </w:r>
      <w:r>
        <w:rPr>
          <w:rFonts w:ascii="Helvetica" w:hAnsi="Helvetica" w:cs="Times New Roman"/>
        </w:rPr>
        <w:t>. The exception is the chosen value, which was significant prior to cue, which should not have arise</w:t>
      </w:r>
      <w:r w:rsidR="003755B7">
        <w:rPr>
          <w:rFonts w:ascii="Helvetica" w:hAnsi="Helvetica" w:cs="Times New Roman"/>
        </w:rPr>
        <w:t>n</w:t>
      </w:r>
      <w:r>
        <w:rPr>
          <w:rFonts w:ascii="Helvetica" w:hAnsi="Helvetica" w:cs="Times New Roman"/>
        </w:rPr>
        <w:t xml:space="preserve"> prior to animal’s choice and may be due to the serial dependences in animal’s action during this task</w:t>
      </w:r>
      <w:r w:rsidR="00FB241F" w:rsidRPr="006A0859">
        <w:rPr>
          <w:rFonts w:ascii="Helvetica" w:hAnsi="Helvetica" w:cs="Times New Roman"/>
        </w:rPr>
        <w:t>.</w:t>
      </w:r>
      <w:r w:rsidR="00B94A32" w:rsidRPr="006A0859">
        <w:rPr>
          <w:rFonts w:ascii="Helvetica" w:hAnsi="Helvetica" w:cs="Times New Roman"/>
        </w:rPr>
        <w:t xml:space="preserve"> </w:t>
      </w:r>
      <w:r w:rsidRPr="006A0859">
        <w:rPr>
          <w:rFonts w:ascii="Helvetica" w:hAnsi="Helvetica" w:cs="Times New Roman"/>
        </w:rPr>
        <w:t>The value-updating variables, especially the RPE</w:t>
      </w:r>
      <w:r w:rsidR="004908AA">
        <w:rPr>
          <w:rFonts w:ascii="Helvetica" w:hAnsi="Helvetica" w:cs="Times New Roman"/>
        </w:rPr>
        <w:t xml:space="preserve"> and again to a lesser degree the CKE</w:t>
      </w:r>
      <w:r w:rsidRPr="006A0859">
        <w:rPr>
          <w:rFonts w:ascii="Helvetica" w:hAnsi="Helvetica" w:cs="Times New Roman"/>
        </w:rPr>
        <w:t xml:space="preserve">, modulated the </w:t>
      </w:r>
      <w:r w:rsidRPr="006A0859">
        <w:rPr>
          <w:rFonts w:ascii="Helvetica" w:hAnsi="Helvetica" w:cs="Times New Roman"/>
        </w:rPr>
        <w:lastRenderedPageBreak/>
        <w:t>transient pupil responses (</w:t>
      </w:r>
      <w:r w:rsidRPr="000B7D62">
        <w:rPr>
          <w:rFonts w:ascii="Helvetica" w:hAnsi="Helvetica" w:cs="Times New Roman"/>
          <w:b/>
          <w:bCs/>
        </w:rPr>
        <w:t>Fig. 9C</w:t>
      </w:r>
      <w:r w:rsidRPr="006A0859">
        <w:rPr>
          <w:rFonts w:ascii="Helvetica" w:hAnsi="Helvetica" w:cs="Times New Roman"/>
        </w:rPr>
        <w:t xml:space="preserve">). </w:t>
      </w:r>
      <w:r w:rsidR="00B94A32" w:rsidRPr="006A0859">
        <w:rPr>
          <w:rFonts w:ascii="Helvetica" w:hAnsi="Helvetica" w:cs="Times New Roman"/>
        </w:rPr>
        <w:t xml:space="preserve">Therefore, our results show </w:t>
      </w:r>
      <w:r>
        <w:rPr>
          <w:rFonts w:ascii="Helvetica" w:hAnsi="Helvetica" w:cs="Times New Roman"/>
        </w:rPr>
        <w:t>that factors that influenced pupil responses in matching pennies – choice, outcome, and value-updating variables – were also contributors to the pupil responses during the two-armed bandit task.</w:t>
      </w:r>
    </w:p>
    <w:p w14:paraId="7292FA8E" w14:textId="28971E63" w:rsidR="003E2157" w:rsidRDefault="003E2157" w:rsidP="002B194A">
      <w:pPr>
        <w:spacing w:after="0" w:line="360" w:lineRule="auto"/>
        <w:rPr>
          <w:rFonts w:ascii="Helvetica" w:hAnsi="Helvetica" w:cs="Times New Roman"/>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2B194A" w14:paraId="4466B6BF" w14:textId="77777777" w:rsidTr="00A94A5A">
        <w:tc>
          <w:tcPr>
            <w:tcW w:w="9350" w:type="dxa"/>
          </w:tcPr>
          <w:p w14:paraId="5D91FB68" w14:textId="29C9A8DC" w:rsidR="002B194A" w:rsidRDefault="00751CE4" w:rsidP="00ED7474">
            <w:pPr>
              <w:spacing w:line="360" w:lineRule="auto"/>
              <w:rPr>
                <w:rFonts w:ascii="Helvetica" w:hAnsi="Helvetica" w:cs="Times New Roman"/>
              </w:rPr>
            </w:pPr>
            <w:r>
              <w:rPr>
                <w:rFonts w:ascii="Helvetica" w:hAnsi="Helvetica" w:cs="Times New Roman"/>
                <w:noProof/>
              </w:rPr>
              <w:drawing>
                <wp:inline distT="0" distB="0" distL="0" distR="0" wp14:anchorId="00BC15EC" wp14:editId="4B450DC2">
                  <wp:extent cx="5797296" cy="53583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7296" cy="5358384"/>
                          </a:xfrm>
                          <a:prstGeom prst="rect">
                            <a:avLst/>
                          </a:prstGeom>
                          <a:noFill/>
                          <a:ln>
                            <a:noFill/>
                          </a:ln>
                        </pic:spPr>
                      </pic:pic>
                    </a:graphicData>
                  </a:graphic>
                </wp:inline>
              </w:drawing>
            </w:r>
          </w:p>
        </w:tc>
      </w:tr>
      <w:tr w:rsidR="002B194A" w14:paraId="2F246DFF" w14:textId="77777777" w:rsidTr="00A94A5A">
        <w:tc>
          <w:tcPr>
            <w:tcW w:w="9350" w:type="dxa"/>
          </w:tcPr>
          <w:p w14:paraId="23CF9D19" w14:textId="77777777" w:rsidR="002B194A" w:rsidRPr="002B194A" w:rsidRDefault="002B194A" w:rsidP="002B194A">
            <w:pPr>
              <w:spacing w:line="360" w:lineRule="auto"/>
              <w:rPr>
                <w:rFonts w:ascii="Helvetica" w:hAnsi="Helvetica" w:cs="Times New Roman"/>
                <w:b/>
                <w:bCs/>
                <w:sz w:val="18"/>
                <w:szCs w:val="18"/>
              </w:rPr>
            </w:pPr>
            <w:r w:rsidRPr="002B194A">
              <w:rPr>
                <w:rFonts w:ascii="Helvetica" w:hAnsi="Helvetica" w:cs="Times New Roman"/>
                <w:b/>
                <w:bCs/>
                <w:sz w:val="18"/>
                <w:szCs w:val="18"/>
              </w:rPr>
              <w:t xml:space="preserve">Figure 9. Multilinear regression of the decision variables in the dynamic foraging task. </w:t>
            </w:r>
          </w:p>
          <w:p w14:paraId="75B4AB81" w14:textId="6D45FF4F" w:rsidR="002B194A" w:rsidRPr="002B194A" w:rsidRDefault="002B194A" w:rsidP="002B194A">
            <w:pPr>
              <w:spacing w:line="360" w:lineRule="auto"/>
              <w:rPr>
                <w:rFonts w:ascii="Helvetica" w:hAnsi="Helvetica" w:cs="Times New Roman"/>
                <w:sz w:val="18"/>
                <w:szCs w:val="18"/>
              </w:rPr>
            </w:pPr>
            <w:r w:rsidRPr="002B194A">
              <w:rPr>
                <w:rFonts w:ascii="Helvetica" w:hAnsi="Helvetica" w:cs="Times New Roman"/>
                <w:sz w:val="18"/>
                <w:szCs w:val="18"/>
              </w:rPr>
              <w:t xml:space="preserve">(A) The fraction of sessions with a significant choice- and outcome-dependent pupil activity against time, quantified by the linear regression model. The plots show the choice (top) and outcome (bottom) in the next trial (n+1), current trial (n), previous trial (n-1), from left to right. The results are taken from the same regression as equation (10). </w:t>
            </w:r>
            <w:r w:rsidR="000A322E">
              <w:rPr>
                <w:rFonts w:ascii="Helvetica" w:hAnsi="Helvetica" w:cs="Times New Roman"/>
                <w:sz w:val="18"/>
                <w:szCs w:val="18"/>
              </w:rPr>
              <w:t>Red shading on the top indicates the p-value of the chi-square test</w:t>
            </w:r>
            <w:r w:rsidR="000A322E" w:rsidRPr="002B194A">
              <w:rPr>
                <w:rFonts w:ascii="Helvetica" w:hAnsi="Helvetica" w:cs="Times New Roman"/>
                <w:sz w:val="18"/>
                <w:szCs w:val="18"/>
              </w:rPr>
              <w:t>.</w:t>
            </w:r>
            <w:r w:rsidR="000A322E">
              <w:rPr>
                <w:rFonts w:ascii="Helvetica" w:hAnsi="Helvetica" w:cs="Times New Roman"/>
                <w:sz w:val="18"/>
                <w:szCs w:val="18"/>
              </w:rPr>
              <w:t xml:space="preserve"> Colormap shows the p-value of the chi-square test.</w:t>
            </w:r>
            <w:r w:rsidR="000A322E" w:rsidRPr="002B194A">
              <w:rPr>
                <w:rFonts w:ascii="Helvetica" w:hAnsi="Helvetica" w:cs="Times New Roman"/>
                <w:sz w:val="18"/>
                <w:szCs w:val="18"/>
              </w:rPr>
              <w:t xml:space="preserve"> </w:t>
            </w:r>
            <w:r w:rsidRPr="002B194A">
              <w:rPr>
                <w:rFonts w:ascii="Helvetica" w:hAnsi="Helvetica" w:cs="Times New Roman"/>
                <w:sz w:val="18"/>
                <w:szCs w:val="18"/>
              </w:rPr>
              <w:t>(B) Same as (A) for the latent variables. The plot shows the difference in action values (</w:t>
            </w:r>
            <m:oMath>
              <m:sSubSup>
                <m:sSubSupPr>
                  <m:ctrlPr>
                    <w:rPr>
                      <w:rFonts w:ascii="Cambria Math" w:hAnsi="Cambria Math" w:cs="Times New Roman"/>
                      <w:i/>
                      <w:sz w:val="18"/>
                      <w:szCs w:val="18"/>
                    </w:rPr>
                  </m:ctrlPr>
                </m:sSubSupPr>
                <m:e>
                  <m:r>
                    <w:rPr>
                      <w:rFonts w:ascii="Cambria Math" w:hAnsi="Cambria Math" w:cs="Times New Roman"/>
                      <w:sz w:val="18"/>
                      <w:szCs w:val="18"/>
                    </w:rPr>
                    <m:t>Q</m:t>
                  </m:r>
                </m:e>
                <m:sub>
                  <m:r>
                    <w:rPr>
                      <w:rFonts w:ascii="Cambria Math" w:hAnsi="Cambria Math" w:cs="Times New Roman"/>
                      <w:sz w:val="18"/>
                      <w:szCs w:val="18"/>
                    </w:rPr>
                    <m:t>n</m:t>
                  </m:r>
                </m:sub>
                <m:sup>
                  <m:r>
                    <w:rPr>
                      <w:rFonts w:ascii="Cambria Math" w:hAnsi="Cambria Math" w:cs="Times New Roman"/>
                      <w:sz w:val="18"/>
                      <w:szCs w:val="18"/>
                    </w:rPr>
                    <m:t>L</m:t>
                  </m:r>
                </m:sup>
              </m:sSubSup>
              <m:r>
                <w:rPr>
                  <w:rFonts w:ascii="Cambria Math" w:hAnsi="Cambria Math" w:cs="Times New Roman"/>
                  <w:sz w:val="18"/>
                  <w:szCs w:val="18"/>
                </w:rPr>
                <m:t>-</m:t>
              </m:r>
              <m:sSubSup>
                <m:sSubSupPr>
                  <m:ctrlPr>
                    <w:rPr>
                      <w:rFonts w:ascii="Cambria Math" w:hAnsi="Cambria Math" w:cs="Times New Roman"/>
                      <w:i/>
                      <w:sz w:val="18"/>
                      <w:szCs w:val="18"/>
                    </w:rPr>
                  </m:ctrlPr>
                </m:sSubSupPr>
                <m:e>
                  <m:r>
                    <w:rPr>
                      <w:rFonts w:ascii="Cambria Math" w:hAnsi="Cambria Math" w:cs="Times New Roman"/>
                      <w:sz w:val="18"/>
                      <w:szCs w:val="18"/>
                    </w:rPr>
                    <m:t>Q</m:t>
                  </m:r>
                </m:e>
                <m:sub>
                  <m:r>
                    <w:rPr>
                      <w:rFonts w:ascii="Cambria Math" w:hAnsi="Cambria Math" w:cs="Times New Roman"/>
                      <w:sz w:val="18"/>
                      <w:szCs w:val="18"/>
                    </w:rPr>
                    <m:t>n</m:t>
                  </m:r>
                </m:sub>
                <m:sup>
                  <m:r>
                    <w:rPr>
                      <w:rFonts w:ascii="Cambria Math" w:hAnsi="Cambria Math" w:cs="Times New Roman"/>
                      <w:sz w:val="18"/>
                      <w:szCs w:val="18"/>
                    </w:rPr>
                    <m:t>R</m:t>
                  </m:r>
                </m:sup>
              </m:sSubSup>
            </m:oMath>
            <w:r w:rsidRPr="002B194A">
              <w:rPr>
                <w:rFonts w:ascii="Helvetica" w:hAnsi="Helvetica" w:cs="Times New Roman"/>
                <w:sz w:val="18"/>
                <w:szCs w:val="18"/>
              </w:rPr>
              <w:t>), the action value of the chosen action (</w:t>
            </w:r>
            <m:oMath>
              <m:sSubSup>
                <m:sSubSupPr>
                  <m:ctrlPr>
                    <w:rPr>
                      <w:rFonts w:ascii="Cambria Math" w:hAnsi="Cambria Math" w:cs="Times New Roman"/>
                      <w:i/>
                      <w:sz w:val="18"/>
                      <w:szCs w:val="18"/>
                    </w:rPr>
                  </m:ctrlPr>
                </m:sSubSupPr>
                <m:e>
                  <m:r>
                    <w:rPr>
                      <w:rFonts w:ascii="Cambria Math" w:hAnsi="Cambria Math" w:cs="Times New Roman"/>
                      <w:sz w:val="18"/>
                      <w:szCs w:val="18"/>
                    </w:rPr>
                    <m:t>Q</m:t>
                  </m:r>
                </m:e>
                <m:sub>
                  <m:r>
                    <w:rPr>
                      <w:rFonts w:ascii="Cambria Math" w:hAnsi="Cambria Math" w:cs="Times New Roman"/>
                      <w:sz w:val="18"/>
                      <w:szCs w:val="18"/>
                    </w:rPr>
                    <m:t>n</m:t>
                  </m:r>
                </m:sub>
                <m:sup>
                  <m:r>
                    <w:rPr>
                      <w:rFonts w:ascii="Cambria Math" w:hAnsi="Cambria Math" w:cs="Times New Roman"/>
                      <w:sz w:val="18"/>
                      <w:szCs w:val="18"/>
                    </w:rPr>
                    <m:t>chosen</m:t>
                  </m:r>
                </m:sup>
              </m:sSubSup>
            </m:oMath>
            <w:r w:rsidRPr="002B194A">
              <w:rPr>
                <w:rFonts w:ascii="Helvetica" w:hAnsi="Helvetica" w:cs="Times New Roman"/>
                <w:sz w:val="18"/>
                <w:szCs w:val="18"/>
              </w:rPr>
              <w:t>), and the RPE, from left to right. The resu</w:t>
            </w:r>
            <w:proofErr w:type="spellStart"/>
            <w:r w:rsidRPr="002B194A">
              <w:rPr>
                <w:rFonts w:ascii="Helvetica" w:hAnsi="Helvetica" w:cs="Times New Roman"/>
                <w:sz w:val="18"/>
                <w:szCs w:val="18"/>
              </w:rPr>
              <w:t>lts</w:t>
            </w:r>
            <w:proofErr w:type="spellEnd"/>
            <w:r w:rsidRPr="002B194A">
              <w:rPr>
                <w:rFonts w:ascii="Helvetica" w:hAnsi="Helvetica" w:cs="Times New Roman"/>
                <w:sz w:val="18"/>
                <w:szCs w:val="18"/>
              </w:rPr>
              <w:t xml:space="preserve"> are taken from the </w:t>
            </w:r>
            <w:r w:rsidRPr="002B194A">
              <w:rPr>
                <w:rFonts w:ascii="Helvetica" w:hAnsi="Helvetica" w:cs="Times New Roman"/>
                <w:sz w:val="18"/>
                <w:szCs w:val="18"/>
              </w:rPr>
              <w:lastRenderedPageBreak/>
              <w:t xml:space="preserve">regression as equation (11). (C) same as (D) for the RPE and the choice kernel error (CKE), from left to right. The results are taken from the regression as equation (12). </w:t>
            </w:r>
          </w:p>
        </w:tc>
      </w:tr>
    </w:tbl>
    <w:p w14:paraId="48759308" w14:textId="77777777" w:rsidR="002B194A" w:rsidRDefault="002B194A" w:rsidP="002B194A">
      <w:pPr>
        <w:spacing w:after="0" w:line="360" w:lineRule="auto"/>
        <w:rPr>
          <w:rFonts w:ascii="Helvetica" w:hAnsi="Helvetica" w:cs="Times New Roman"/>
        </w:rPr>
      </w:pPr>
    </w:p>
    <w:p w14:paraId="1FCE4060" w14:textId="68E2F0D2" w:rsidR="00E2434C" w:rsidRDefault="00110C64" w:rsidP="002B194A">
      <w:pPr>
        <w:spacing w:after="0" w:line="360" w:lineRule="auto"/>
        <w:rPr>
          <w:rFonts w:ascii="Helvetica" w:hAnsi="Helvetica" w:cs="Times New Roman"/>
          <w:b/>
        </w:rPr>
      </w:pPr>
      <w:r>
        <w:rPr>
          <w:rFonts w:ascii="Helvetica" w:hAnsi="Helvetica" w:cs="Times New Roman"/>
          <w:b/>
        </w:rPr>
        <w:t>Correlated</w:t>
      </w:r>
      <w:r w:rsidR="00E2434C" w:rsidRPr="00424062">
        <w:rPr>
          <w:rFonts w:ascii="Helvetica" w:hAnsi="Helvetica" w:cs="Times New Roman"/>
          <w:b/>
        </w:rPr>
        <w:t xml:space="preserve"> </w:t>
      </w:r>
      <w:r>
        <w:rPr>
          <w:rFonts w:ascii="Helvetica" w:hAnsi="Helvetica" w:cs="Times New Roman"/>
          <w:b/>
        </w:rPr>
        <w:t>fluctuations</w:t>
      </w:r>
      <w:r w:rsidR="00E2434C" w:rsidRPr="00424062">
        <w:rPr>
          <w:rFonts w:ascii="Helvetica" w:hAnsi="Helvetica" w:cs="Times New Roman"/>
          <w:b/>
        </w:rPr>
        <w:t xml:space="preserve"> of </w:t>
      </w:r>
      <w:r>
        <w:rPr>
          <w:rFonts w:ascii="Helvetica" w:hAnsi="Helvetica" w:cs="Times New Roman"/>
          <w:b/>
        </w:rPr>
        <w:t>left and right</w:t>
      </w:r>
      <w:r w:rsidR="00E2434C" w:rsidRPr="00424062">
        <w:rPr>
          <w:rFonts w:ascii="Helvetica" w:hAnsi="Helvetica" w:cs="Times New Roman"/>
          <w:b/>
        </w:rPr>
        <w:t xml:space="preserve"> pupils </w:t>
      </w:r>
      <w:r>
        <w:rPr>
          <w:rFonts w:ascii="Helvetica" w:hAnsi="Helvetica" w:cs="Times New Roman"/>
          <w:b/>
        </w:rPr>
        <w:t>during the two-armed bandit</w:t>
      </w:r>
      <w:r w:rsidR="00E2434C" w:rsidRPr="00424062">
        <w:rPr>
          <w:rFonts w:ascii="Helvetica" w:hAnsi="Helvetica" w:cs="Times New Roman"/>
          <w:b/>
        </w:rPr>
        <w:t xml:space="preserve"> task</w:t>
      </w:r>
    </w:p>
    <w:p w14:paraId="37405E23" w14:textId="6F9AAEEF" w:rsidR="00E2434C" w:rsidRDefault="00110C64" w:rsidP="00B6380C">
      <w:pPr>
        <w:spacing w:after="0" w:line="360" w:lineRule="auto"/>
        <w:rPr>
          <w:rFonts w:ascii="Helvetica" w:hAnsi="Helvetica" w:cs="Times New Roman"/>
        </w:rPr>
      </w:pPr>
      <w:r>
        <w:rPr>
          <w:rFonts w:ascii="Helvetica" w:hAnsi="Helvetica" w:cs="Times New Roman"/>
        </w:rPr>
        <w:t xml:space="preserve">One intriguing result is that pupil response was influenced by choice, </w:t>
      </w:r>
      <w:proofErr w:type="gramStart"/>
      <w:r>
        <w:rPr>
          <w:rFonts w:ascii="Helvetica" w:hAnsi="Helvetica" w:cs="Times New Roman"/>
        </w:rPr>
        <w:t>i.e.</w:t>
      </w:r>
      <w:proofErr w:type="gramEnd"/>
      <w:r>
        <w:rPr>
          <w:rFonts w:ascii="Helvetica" w:hAnsi="Helvetica" w:cs="Times New Roman"/>
        </w:rPr>
        <w:t xml:space="preserve"> whether the animal was choosing left or right. Is this a genuine choice-related signal? </w:t>
      </w:r>
      <w:r w:rsidR="00012881">
        <w:rPr>
          <w:rFonts w:ascii="Helvetica" w:eastAsia="Times New Roman" w:hAnsi="Helvetica" w:cs="Times New Roman"/>
        </w:rPr>
        <w:t xml:space="preserve">Some </w:t>
      </w:r>
      <w:r w:rsidR="00012881">
        <w:rPr>
          <w:rFonts w:ascii="Helvetica" w:hAnsi="Helvetica" w:cs="Times New Roman"/>
        </w:rPr>
        <w:t>p</w:t>
      </w:r>
      <w:r w:rsidR="00012881" w:rsidRPr="006A0859">
        <w:rPr>
          <w:rFonts w:ascii="Helvetica" w:hAnsi="Helvetica" w:cs="Times New Roman"/>
        </w:rPr>
        <w:t xml:space="preserve">revious studies </w:t>
      </w:r>
      <w:r w:rsidR="00012881" w:rsidRPr="006A0859">
        <w:rPr>
          <w:rFonts w:ascii="Helvetica" w:eastAsia="Times New Roman" w:hAnsi="Helvetica" w:cs="Times New Roman"/>
        </w:rPr>
        <w:t>show that pupil dilations can predict the upcoming choice of human subject</w:t>
      </w:r>
      <w:r w:rsidR="00012881">
        <w:rPr>
          <w:rFonts w:ascii="Helvetica" w:eastAsia="Times New Roman" w:hAnsi="Helvetica" w:cs="Times New Roman"/>
        </w:rPr>
        <w:t>s</w:t>
      </w:r>
      <w:r w:rsidR="00012881" w:rsidRPr="006A0859">
        <w:rPr>
          <w:rFonts w:ascii="Helvetica" w:eastAsia="Times New Roman" w:hAnsi="Helvetica" w:cs="Times New Roman"/>
        </w:rPr>
        <w:t xml:space="preserve"> including the choice timing</w:t>
      </w:r>
      <w:r w:rsidR="00012881">
        <w:rPr>
          <w:rFonts w:ascii="Helvetica" w:eastAsia="Times New Roman" w:hAnsi="Helvetica" w:cs="Times New Roman"/>
        </w:rPr>
        <w:t xml:space="preserve"> and</w:t>
      </w:r>
      <w:r w:rsidR="00012881" w:rsidRPr="006A0859">
        <w:rPr>
          <w:rFonts w:ascii="Helvetica" w:eastAsia="Times New Roman" w:hAnsi="Helvetica" w:cs="Times New Roman"/>
        </w:rPr>
        <w:t xml:space="preserve"> the </w:t>
      </w:r>
      <w:r w:rsidR="00012881">
        <w:rPr>
          <w:rFonts w:ascii="Helvetica" w:eastAsia="Times New Roman" w:hAnsi="Helvetica" w:cs="Times New Roman"/>
        </w:rPr>
        <w:t>selection</w:t>
      </w:r>
      <w:r w:rsidR="00012881" w:rsidRPr="006A0859">
        <w:rPr>
          <w:rFonts w:ascii="Helvetica" w:eastAsia="Times New Roman" w:hAnsi="Helvetica" w:cs="Times New Roman"/>
        </w:rPr>
        <w:t xml:space="preserve"> of one out of five digits (</w:t>
      </w:r>
      <w:proofErr w:type="spellStart"/>
      <w:r w:rsidR="00012881" w:rsidRPr="006A0859">
        <w:rPr>
          <w:rFonts w:ascii="Helvetica" w:eastAsia="Times New Roman" w:hAnsi="Helvetica" w:cs="Times New Roman"/>
        </w:rPr>
        <w:t>Einhauser</w:t>
      </w:r>
      <w:proofErr w:type="spellEnd"/>
      <w:r w:rsidR="00012881" w:rsidRPr="006A0859">
        <w:rPr>
          <w:rFonts w:ascii="Helvetica" w:eastAsia="Times New Roman" w:hAnsi="Helvetica" w:cs="Times New Roman"/>
        </w:rPr>
        <w:t xml:space="preserve">, Koch, &amp; Carter, 2010), and </w:t>
      </w:r>
      <w:r w:rsidR="00012881">
        <w:rPr>
          <w:rFonts w:ascii="Helvetica" w:eastAsia="Times New Roman" w:hAnsi="Helvetica" w:cs="Times New Roman"/>
        </w:rPr>
        <w:t xml:space="preserve">the </w:t>
      </w:r>
      <w:r w:rsidR="00012881" w:rsidRPr="006A0859">
        <w:rPr>
          <w:rFonts w:ascii="Helvetica" w:eastAsia="Times New Roman" w:hAnsi="Helvetica" w:cs="Times New Roman"/>
        </w:rPr>
        <w:t>decision of a yes/no question (de Gee et al., 2014).</w:t>
      </w:r>
      <w:r w:rsidR="00012881">
        <w:rPr>
          <w:rFonts w:ascii="Helvetica" w:eastAsia="Times New Roman" w:hAnsi="Helvetica" w:cs="Times New Roman"/>
        </w:rPr>
        <w:t xml:space="preserve"> However, </w:t>
      </w:r>
      <w:r w:rsidR="00012881">
        <w:rPr>
          <w:rFonts w:ascii="Helvetica" w:hAnsi="Helvetica" w:cs="Times New Roman"/>
        </w:rPr>
        <w:t>another</w:t>
      </w:r>
      <w:r>
        <w:rPr>
          <w:rFonts w:ascii="Helvetica" w:hAnsi="Helvetica" w:cs="Times New Roman"/>
        </w:rPr>
        <w:t xml:space="preserve"> possibility is that when the animal makes a choice, the tongue lick movement could be associated with facial movements leading to spurious detection of pupil responses.</w:t>
      </w:r>
      <w:r w:rsidR="00697C69">
        <w:rPr>
          <w:rFonts w:ascii="Helvetica" w:hAnsi="Helvetica" w:cs="Times New Roman"/>
        </w:rPr>
        <w:t xml:space="preserve"> </w:t>
      </w:r>
      <w:r w:rsidR="00E2434C">
        <w:rPr>
          <w:rFonts w:ascii="Helvetica" w:hAnsi="Helvetica" w:cs="Times New Roman"/>
        </w:rPr>
        <w:t xml:space="preserve">To clarify the issue, we </w:t>
      </w:r>
      <w:r>
        <w:rPr>
          <w:rFonts w:ascii="Helvetica" w:hAnsi="Helvetica" w:cs="Times New Roman"/>
        </w:rPr>
        <w:t xml:space="preserve">positioned two cameras to </w:t>
      </w:r>
      <w:r w:rsidR="00E2434C">
        <w:rPr>
          <w:rFonts w:ascii="Helvetica" w:hAnsi="Helvetica" w:cs="Times New Roman"/>
        </w:rPr>
        <w:t xml:space="preserve">record both </w:t>
      </w:r>
      <w:r>
        <w:rPr>
          <w:rFonts w:ascii="Helvetica" w:hAnsi="Helvetica" w:cs="Times New Roman"/>
        </w:rPr>
        <w:t>eyes simultaneously during the two-armed bandit task</w:t>
      </w:r>
      <w:r w:rsidR="00E2434C">
        <w:rPr>
          <w:rFonts w:ascii="Helvetica" w:hAnsi="Helvetica" w:cs="Times New Roman"/>
        </w:rPr>
        <w:t xml:space="preserve"> (</w:t>
      </w:r>
      <w:r w:rsidR="00E2434C" w:rsidRPr="00424062">
        <w:rPr>
          <w:rFonts w:ascii="Helvetica" w:hAnsi="Helvetica" w:cs="Times New Roman"/>
          <w:b/>
        </w:rPr>
        <w:t>Fig. 10A</w:t>
      </w:r>
      <w:r w:rsidR="00E2434C">
        <w:rPr>
          <w:rFonts w:ascii="Helvetica" w:hAnsi="Helvetica" w:cs="Times New Roman"/>
        </w:rPr>
        <w:t xml:space="preserve">). </w:t>
      </w:r>
      <w:r>
        <w:rPr>
          <w:rFonts w:ascii="Helvetica" w:hAnsi="Helvetica" w:cs="Times New Roman"/>
        </w:rPr>
        <w:t>For each eye, w</w:t>
      </w:r>
      <w:r w:rsidR="00E2434C">
        <w:rPr>
          <w:rFonts w:ascii="Helvetica" w:hAnsi="Helvetica" w:cs="Times New Roman"/>
        </w:rPr>
        <w:t xml:space="preserve">e applied </w:t>
      </w:r>
      <w:r>
        <w:rPr>
          <w:rFonts w:ascii="Helvetica" w:hAnsi="Helvetica" w:cs="Times New Roman"/>
        </w:rPr>
        <w:t>multiple</w:t>
      </w:r>
      <w:r w:rsidR="00E2434C">
        <w:rPr>
          <w:rFonts w:ascii="Helvetica" w:hAnsi="Helvetica" w:cs="Times New Roman"/>
        </w:rPr>
        <w:t xml:space="preserve"> linear regression</w:t>
      </w:r>
      <w:r>
        <w:rPr>
          <w:rFonts w:ascii="Helvetica" w:hAnsi="Helvetica" w:cs="Times New Roman"/>
        </w:rPr>
        <w:t xml:space="preserve"> (</w:t>
      </w:r>
      <w:r w:rsidRPr="00110C64">
        <w:rPr>
          <w:rFonts w:ascii="Helvetica" w:hAnsi="Helvetica" w:cs="Times New Roman"/>
          <w:b/>
          <w:bCs/>
        </w:rPr>
        <w:t>Fig. 5A</w:t>
      </w:r>
      <w:r>
        <w:rPr>
          <w:rFonts w:ascii="Helvetica" w:hAnsi="Helvetica" w:cs="Times New Roman"/>
        </w:rPr>
        <w:t>) to analyze the influences of choices and outcomes on pupil responses</w:t>
      </w:r>
      <w:r w:rsidR="00697003">
        <w:rPr>
          <w:rFonts w:ascii="Helvetica" w:hAnsi="Helvetica" w:cs="Times New Roman"/>
        </w:rPr>
        <w:t xml:space="preserve">. </w:t>
      </w:r>
      <w:r>
        <w:rPr>
          <w:rFonts w:ascii="Helvetica" w:hAnsi="Helvetica" w:cs="Times New Roman"/>
        </w:rPr>
        <w:t xml:space="preserve">We reasoned that if the choice-related signal was a movement artifact, then the aberrant signal should differ across eyes and across animals, and therefore the coefficients extracted from left and right eye would be </w:t>
      </w:r>
      <w:r w:rsidR="00BD7303">
        <w:rPr>
          <w:rFonts w:ascii="Helvetica" w:hAnsi="Helvetica" w:cs="Times New Roman"/>
        </w:rPr>
        <w:t>uncorrelated</w:t>
      </w:r>
      <w:r>
        <w:rPr>
          <w:rFonts w:ascii="Helvetica" w:hAnsi="Helvetica" w:cs="Times New Roman"/>
        </w:rPr>
        <w:t xml:space="preserve">. By contrast, if the choice-related signal was related to the animal’s </w:t>
      </w:r>
      <w:r w:rsidR="003D4318">
        <w:rPr>
          <w:rFonts w:ascii="Helvetica" w:hAnsi="Helvetica" w:cs="Times New Roman"/>
        </w:rPr>
        <w:t>internal decision</w:t>
      </w:r>
      <w:r>
        <w:rPr>
          <w:rFonts w:ascii="Helvetica" w:hAnsi="Helvetica" w:cs="Times New Roman"/>
        </w:rPr>
        <w:t>, we would expect consistent dilation responses in both eyes.</w:t>
      </w:r>
      <w:r w:rsidR="00697C69">
        <w:rPr>
          <w:rFonts w:ascii="Helvetica" w:hAnsi="Helvetica" w:cs="Times New Roman"/>
        </w:rPr>
        <w:t xml:space="preserve"> </w:t>
      </w:r>
      <w:r w:rsidR="00B6380C">
        <w:rPr>
          <w:rFonts w:ascii="Helvetica" w:hAnsi="Helvetica" w:cs="Times New Roman"/>
        </w:rPr>
        <w:t xml:space="preserve">We analyzed </w:t>
      </w:r>
      <w:r w:rsidRPr="00B37768">
        <w:rPr>
          <w:rFonts w:ascii="Helvetica" w:hAnsi="Helvetica" w:cs="Times New Roman"/>
        </w:rPr>
        <w:t>the</w:t>
      </w:r>
      <w:r w:rsidR="00697003" w:rsidRPr="00B37768">
        <w:rPr>
          <w:rFonts w:ascii="Helvetica" w:hAnsi="Helvetica" w:cs="Times New Roman"/>
        </w:rPr>
        <w:t xml:space="preserve"> coefficients </w:t>
      </w:r>
      <w:r w:rsidR="00B6380C">
        <w:rPr>
          <w:rFonts w:ascii="Helvetica" w:hAnsi="Helvetica" w:cs="Times New Roman"/>
        </w:rPr>
        <w:t>for</w:t>
      </w:r>
      <w:r w:rsidR="00B6380C" w:rsidRPr="00B37768">
        <w:rPr>
          <w:rFonts w:ascii="Helvetica" w:hAnsi="Helvetica" w:cs="Times New Roman"/>
        </w:rPr>
        <w:t xml:space="preserve"> </w:t>
      </w:r>
      <w:r w:rsidR="00362974" w:rsidRPr="00B37768">
        <w:rPr>
          <w:rFonts w:ascii="Helvetica" w:hAnsi="Helvetica" w:cs="Times New Roman"/>
        </w:rPr>
        <w:t xml:space="preserve">the current choice </w:t>
      </w:r>
      <w:r w:rsidR="00697003" w:rsidRPr="00B37768">
        <w:rPr>
          <w:rFonts w:ascii="Helvetica" w:hAnsi="Helvetica" w:cs="Times New Roman"/>
        </w:rPr>
        <w:t xml:space="preserve">between </w:t>
      </w:r>
      <w:r w:rsidR="003D4318" w:rsidRPr="00B37768">
        <w:rPr>
          <w:rFonts w:ascii="Helvetica" w:hAnsi="Helvetica" w:cs="Times New Roman"/>
        </w:rPr>
        <w:t>3</w:t>
      </w:r>
      <w:r w:rsidR="00697003" w:rsidRPr="00B37768">
        <w:rPr>
          <w:rFonts w:ascii="Helvetica" w:hAnsi="Helvetica" w:cs="Times New Roman"/>
        </w:rPr>
        <w:t xml:space="preserve"> – </w:t>
      </w:r>
      <w:r w:rsidR="003D4318" w:rsidRPr="00B37768">
        <w:rPr>
          <w:rFonts w:ascii="Helvetica" w:hAnsi="Helvetica" w:cs="Times New Roman"/>
        </w:rPr>
        <w:t>5</w:t>
      </w:r>
      <w:r w:rsidR="00697003" w:rsidRPr="00B37768">
        <w:rPr>
          <w:rFonts w:ascii="Helvetica" w:hAnsi="Helvetica" w:cs="Times New Roman"/>
        </w:rPr>
        <w:t xml:space="preserve"> s from cue </w:t>
      </w:r>
      <w:r w:rsidR="00B6380C">
        <w:rPr>
          <w:rFonts w:ascii="Helvetica" w:hAnsi="Helvetica" w:cs="Times New Roman"/>
        </w:rPr>
        <w:t>onset</w:t>
      </w:r>
      <w:r w:rsidR="00697003" w:rsidRPr="00B37768">
        <w:rPr>
          <w:rFonts w:ascii="Helvetica" w:hAnsi="Helvetica" w:cs="Times New Roman"/>
        </w:rPr>
        <w:t xml:space="preserve"> when the pupil responses </w:t>
      </w:r>
      <w:r w:rsidR="00B6380C">
        <w:rPr>
          <w:rFonts w:ascii="Helvetica" w:hAnsi="Helvetica" w:cs="Times New Roman"/>
        </w:rPr>
        <w:t>we</w:t>
      </w:r>
      <w:r w:rsidR="00B6380C" w:rsidRPr="00B37768">
        <w:rPr>
          <w:rFonts w:ascii="Helvetica" w:hAnsi="Helvetica" w:cs="Times New Roman"/>
        </w:rPr>
        <w:t xml:space="preserve">re </w:t>
      </w:r>
      <w:r w:rsidR="00B6380C">
        <w:rPr>
          <w:rFonts w:ascii="Helvetica" w:hAnsi="Helvetica" w:cs="Times New Roman"/>
        </w:rPr>
        <w:t>largest</w:t>
      </w:r>
      <w:r w:rsidR="00362974" w:rsidRPr="00B37768">
        <w:rPr>
          <w:rFonts w:ascii="Helvetica" w:hAnsi="Helvetica" w:cs="Times New Roman"/>
        </w:rPr>
        <w:t xml:space="preserve"> (</w:t>
      </w:r>
      <w:r w:rsidR="00362974" w:rsidRPr="00B37768">
        <w:rPr>
          <w:rFonts w:ascii="Helvetica" w:hAnsi="Helvetica" w:cs="Times New Roman"/>
          <w:b/>
        </w:rPr>
        <w:t>Fig. 10B</w:t>
      </w:r>
      <w:r w:rsidR="00362974" w:rsidRPr="00B37768">
        <w:rPr>
          <w:rFonts w:ascii="Helvetica" w:hAnsi="Helvetica" w:cs="Times New Roman"/>
        </w:rPr>
        <w:t>)</w:t>
      </w:r>
      <w:r w:rsidR="00697003" w:rsidRPr="00B37768">
        <w:rPr>
          <w:rFonts w:ascii="Helvetica" w:hAnsi="Helvetica" w:cs="Times New Roman"/>
        </w:rPr>
        <w:t>.</w:t>
      </w:r>
      <w:r w:rsidR="00E2434C" w:rsidRPr="00B37768">
        <w:rPr>
          <w:rFonts w:ascii="Helvetica" w:hAnsi="Helvetica" w:cs="Times New Roman"/>
        </w:rPr>
        <w:t xml:space="preserve"> </w:t>
      </w:r>
      <w:r w:rsidR="00697003" w:rsidRPr="00B37768">
        <w:rPr>
          <w:rFonts w:ascii="Helvetica" w:hAnsi="Helvetica" w:cs="Times New Roman"/>
        </w:rPr>
        <w:t>T</w:t>
      </w:r>
      <w:r w:rsidR="00D81EA6" w:rsidRPr="00B37768">
        <w:rPr>
          <w:rFonts w:ascii="Helvetica" w:hAnsi="Helvetica" w:cs="Times New Roman"/>
        </w:rPr>
        <w:t xml:space="preserve">he </w:t>
      </w:r>
      <w:r w:rsidR="00B6380C">
        <w:rPr>
          <w:rFonts w:ascii="Helvetica" w:hAnsi="Helvetica" w:cs="Times New Roman"/>
        </w:rPr>
        <w:t>choice-related signal</w:t>
      </w:r>
      <w:r w:rsidR="00697003" w:rsidRPr="00B37768">
        <w:rPr>
          <w:rFonts w:ascii="Helvetica" w:hAnsi="Helvetica" w:cs="Times New Roman"/>
        </w:rPr>
        <w:t xml:space="preserve"> </w:t>
      </w:r>
      <w:r w:rsidR="00B6380C">
        <w:rPr>
          <w:rFonts w:ascii="Helvetica" w:hAnsi="Helvetica" w:cs="Times New Roman"/>
        </w:rPr>
        <w:t>for</w:t>
      </w:r>
      <w:r w:rsidR="00B6380C" w:rsidRPr="00B37768">
        <w:rPr>
          <w:rFonts w:ascii="Helvetica" w:hAnsi="Helvetica" w:cs="Times New Roman"/>
        </w:rPr>
        <w:t xml:space="preserve"> </w:t>
      </w:r>
      <w:r w:rsidR="00D81EA6" w:rsidRPr="00B37768">
        <w:rPr>
          <w:rFonts w:ascii="Helvetica" w:hAnsi="Helvetica" w:cs="Times New Roman"/>
        </w:rPr>
        <w:t>the left pupil</w:t>
      </w:r>
      <w:r w:rsidR="00697003" w:rsidRPr="00B37768">
        <w:rPr>
          <w:rFonts w:ascii="Helvetica" w:hAnsi="Helvetica" w:cs="Times New Roman"/>
        </w:rPr>
        <w:t xml:space="preserve"> </w:t>
      </w:r>
      <w:r w:rsidR="009416EB" w:rsidRPr="00B37768">
        <w:rPr>
          <w:rFonts w:ascii="Helvetica" w:hAnsi="Helvetica" w:cs="Times New Roman"/>
        </w:rPr>
        <w:t>were</w:t>
      </w:r>
      <w:r w:rsidR="00D81EA6" w:rsidRPr="00B37768">
        <w:rPr>
          <w:rFonts w:ascii="Helvetica" w:hAnsi="Helvetica" w:cs="Times New Roman"/>
        </w:rPr>
        <w:t xml:space="preserve"> correlated with that </w:t>
      </w:r>
      <w:r w:rsidR="00B6380C">
        <w:rPr>
          <w:rFonts w:ascii="Helvetica" w:hAnsi="Helvetica" w:cs="Times New Roman"/>
        </w:rPr>
        <w:t>for</w:t>
      </w:r>
      <w:r w:rsidR="00B6380C" w:rsidRPr="00F818A2">
        <w:rPr>
          <w:rFonts w:ascii="Helvetica" w:hAnsi="Helvetica" w:cs="Times New Roman"/>
        </w:rPr>
        <w:t xml:space="preserve"> </w:t>
      </w:r>
      <w:r w:rsidR="00D81EA6" w:rsidRPr="00F818A2">
        <w:rPr>
          <w:rFonts w:ascii="Helvetica" w:hAnsi="Helvetica" w:cs="Times New Roman"/>
        </w:rPr>
        <w:t>the right pupil in every session</w:t>
      </w:r>
      <w:r w:rsidR="009416EB" w:rsidRPr="00F818A2">
        <w:rPr>
          <w:rFonts w:ascii="Helvetica" w:hAnsi="Helvetica" w:cs="Times New Roman"/>
        </w:rPr>
        <w:t xml:space="preserve"> (r = </w:t>
      </w:r>
      <w:r w:rsidR="00FD228A">
        <w:rPr>
          <w:rFonts w:ascii="Helvetica" w:hAnsi="Helvetica" w:cs="Times New Roman"/>
        </w:rPr>
        <w:t>0.</w:t>
      </w:r>
      <w:r w:rsidR="00F818A2">
        <w:rPr>
          <w:rFonts w:ascii="Helvetica" w:hAnsi="Helvetica" w:cs="Times New Roman"/>
        </w:rPr>
        <w:t>8</w:t>
      </w:r>
      <w:r w:rsidR="00FD228A">
        <w:rPr>
          <w:rFonts w:ascii="Helvetica" w:hAnsi="Helvetica" w:cs="Times New Roman"/>
        </w:rPr>
        <w:t>2</w:t>
      </w:r>
      <w:r w:rsidR="009416EB" w:rsidRPr="00F818A2">
        <w:rPr>
          <w:rFonts w:ascii="Helvetica" w:hAnsi="Helvetica" w:cs="Times New Roman"/>
        </w:rPr>
        <w:t xml:space="preserve">, </w:t>
      </w:r>
      <w:r w:rsidR="009416EB" w:rsidRPr="00F818A2">
        <w:rPr>
          <w:rFonts w:ascii="Helvetica" w:hAnsi="Helvetica" w:cs="Times New Roman"/>
          <w:i/>
          <w:iCs/>
        </w:rPr>
        <w:t>P</w:t>
      </w:r>
      <w:r w:rsidR="009416EB" w:rsidRPr="00F818A2">
        <w:rPr>
          <w:rFonts w:ascii="Helvetica" w:hAnsi="Helvetica" w:cs="Times New Roman"/>
        </w:rPr>
        <w:t xml:space="preserve"> = </w:t>
      </w:r>
      <w:r w:rsidR="00F818A2">
        <w:rPr>
          <w:rFonts w:ascii="Helvetica" w:hAnsi="Helvetica" w:cs="Times New Roman"/>
        </w:rPr>
        <w:t>3</w:t>
      </w:r>
      <w:r w:rsidR="00FD228A">
        <w:rPr>
          <w:rFonts w:ascii="Helvetica" w:hAnsi="Helvetica" w:cs="Times New Roman"/>
        </w:rPr>
        <w:t xml:space="preserve"> x 10</w:t>
      </w:r>
      <w:r w:rsidR="00FD228A" w:rsidRPr="00F818A2">
        <w:rPr>
          <w:rFonts w:ascii="Helvetica" w:hAnsi="Helvetica" w:cs="Times New Roman"/>
          <w:vertAlign w:val="superscript"/>
        </w:rPr>
        <w:t>-</w:t>
      </w:r>
      <w:r w:rsidR="00F818A2">
        <w:rPr>
          <w:rFonts w:ascii="Helvetica" w:hAnsi="Helvetica" w:cs="Times New Roman"/>
          <w:vertAlign w:val="superscript"/>
        </w:rPr>
        <w:t>40</w:t>
      </w:r>
      <w:r w:rsidR="009416EB" w:rsidRPr="00F818A2">
        <w:rPr>
          <w:rFonts w:ascii="Helvetica" w:hAnsi="Helvetica" w:cs="Times New Roman"/>
        </w:rPr>
        <w:t>)</w:t>
      </w:r>
      <w:r w:rsidR="00D81EA6" w:rsidRPr="00F818A2">
        <w:rPr>
          <w:rFonts w:ascii="Helvetica" w:hAnsi="Helvetica" w:cs="Times New Roman"/>
        </w:rPr>
        <w:t xml:space="preserve">. </w:t>
      </w:r>
      <w:r w:rsidR="00B6380C">
        <w:rPr>
          <w:rFonts w:ascii="Helvetica" w:hAnsi="Helvetica" w:cs="Times New Roman"/>
        </w:rPr>
        <w:t>The positive correlation coefficient</w:t>
      </w:r>
      <w:r w:rsidR="00362974" w:rsidRPr="00B37768">
        <w:rPr>
          <w:rFonts w:ascii="Helvetica" w:hAnsi="Helvetica" w:cs="Times New Roman"/>
        </w:rPr>
        <w:t xml:space="preserve"> </w:t>
      </w:r>
      <w:r w:rsidR="00B6380C" w:rsidRPr="00B37768">
        <w:rPr>
          <w:rFonts w:ascii="Helvetica" w:hAnsi="Helvetica" w:cs="Times New Roman"/>
        </w:rPr>
        <w:t>indicat</w:t>
      </w:r>
      <w:r w:rsidR="00B6380C">
        <w:rPr>
          <w:rFonts w:ascii="Helvetica" w:hAnsi="Helvetica" w:cs="Times New Roman"/>
        </w:rPr>
        <w:t>ed</w:t>
      </w:r>
      <w:r w:rsidR="00B6380C" w:rsidRPr="00B37768">
        <w:rPr>
          <w:rFonts w:ascii="Helvetica" w:hAnsi="Helvetica" w:cs="Times New Roman"/>
        </w:rPr>
        <w:t xml:space="preserve"> </w:t>
      </w:r>
      <w:r w:rsidR="00362974" w:rsidRPr="00B37768">
        <w:rPr>
          <w:rFonts w:ascii="Helvetica" w:hAnsi="Helvetica" w:cs="Times New Roman"/>
        </w:rPr>
        <w:t xml:space="preserve">that the responses are symmetric in the two pupils. As a control, we plotted the coefficients of the current outcome, </w:t>
      </w:r>
      <w:r w:rsidR="00B6380C">
        <w:rPr>
          <w:rFonts w:ascii="Helvetica" w:hAnsi="Helvetica" w:cs="Times New Roman"/>
        </w:rPr>
        <w:t xml:space="preserve">which was not lateralized and </w:t>
      </w:r>
      <w:proofErr w:type="gramStart"/>
      <w:r w:rsidR="00B6380C">
        <w:rPr>
          <w:rFonts w:ascii="Helvetica" w:hAnsi="Helvetica" w:cs="Times New Roman"/>
        </w:rPr>
        <w:t>showed also</w:t>
      </w:r>
      <w:proofErr w:type="gramEnd"/>
      <w:r w:rsidR="00B6380C">
        <w:rPr>
          <w:rFonts w:ascii="Helvetica" w:hAnsi="Helvetica" w:cs="Times New Roman"/>
        </w:rPr>
        <w:t xml:space="preserve"> a positive correlation coefficient as expected </w:t>
      </w:r>
      <w:r w:rsidR="00362974" w:rsidRPr="00F818A2">
        <w:rPr>
          <w:rFonts w:ascii="Helvetica" w:hAnsi="Helvetica" w:cs="Times New Roman"/>
        </w:rPr>
        <w:t>(</w:t>
      </w:r>
      <w:r w:rsidR="00B6380C">
        <w:rPr>
          <w:rFonts w:ascii="Helvetica" w:hAnsi="Helvetica" w:cs="Times New Roman"/>
        </w:rPr>
        <w:t xml:space="preserve">r = </w:t>
      </w:r>
      <w:r w:rsidR="00F818A2">
        <w:rPr>
          <w:rFonts w:ascii="Helvetica" w:hAnsi="Helvetica" w:cs="Times New Roman"/>
        </w:rPr>
        <w:t>0.89</w:t>
      </w:r>
      <w:r w:rsidR="00B6380C">
        <w:rPr>
          <w:rFonts w:ascii="Helvetica" w:hAnsi="Helvetica" w:cs="Times New Roman"/>
        </w:rPr>
        <w:t xml:space="preserve">, </w:t>
      </w:r>
      <w:r w:rsidR="00B6380C" w:rsidRPr="00F818A2">
        <w:rPr>
          <w:rFonts w:ascii="Helvetica" w:hAnsi="Helvetica" w:cs="Times New Roman"/>
          <w:i/>
          <w:iCs/>
        </w:rPr>
        <w:t>P</w:t>
      </w:r>
      <w:r w:rsidR="00B6380C">
        <w:rPr>
          <w:rFonts w:ascii="Helvetica" w:hAnsi="Helvetica" w:cs="Times New Roman"/>
        </w:rPr>
        <w:t xml:space="preserve"> = </w:t>
      </w:r>
      <w:r w:rsidR="00F818A2">
        <w:rPr>
          <w:rFonts w:ascii="Helvetica" w:hAnsi="Helvetica" w:cs="Times New Roman"/>
        </w:rPr>
        <w:t>0</w:t>
      </w:r>
      <w:r w:rsidR="00B6380C">
        <w:rPr>
          <w:rFonts w:ascii="Helvetica" w:hAnsi="Helvetica" w:cs="Times New Roman"/>
        </w:rPr>
        <w:t xml:space="preserve">; </w:t>
      </w:r>
      <w:r w:rsidR="00362974" w:rsidRPr="00F818A2">
        <w:rPr>
          <w:rFonts w:ascii="Helvetica" w:hAnsi="Helvetica" w:cs="Times New Roman"/>
          <w:b/>
        </w:rPr>
        <w:t>Fig. 10C</w:t>
      </w:r>
      <w:r w:rsidR="00362974" w:rsidRPr="00F818A2">
        <w:rPr>
          <w:rFonts w:ascii="Helvetica" w:hAnsi="Helvetica" w:cs="Times New Roman"/>
        </w:rPr>
        <w:t>)</w:t>
      </w:r>
      <w:r w:rsidR="00830B5E" w:rsidRPr="00F818A2">
        <w:rPr>
          <w:rFonts w:ascii="Helvetica" w:hAnsi="Helvetica" w:cs="Times New Roman"/>
        </w:rPr>
        <w:t xml:space="preserve">. Taken together, these results suggested </w:t>
      </w:r>
      <w:r w:rsidR="00435285">
        <w:rPr>
          <w:rFonts w:ascii="Helvetica" w:hAnsi="Helvetica" w:cs="Times New Roman"/>
        </w:rPr>
        <w:t>that the effect of choice on transient pupil response could not be explained by simple</w:t>
      </w:r>
      <w:r w:rsidR="00830B5E" w:rsidRPr="00B37768">
        <w:rPr>
          <w:rFonts w:ascii="Helvetica" w:hAnsi="Helvetica" w:cs="Times New Roman"/>
        </w:rPr>
        <w:t xml:space="preserve"> movement artifact.</w:t>
      </w:r>
      <w:r w:rsidR="00830B5E">
        <w:rPr>
          <w:rFonts w:ascii="Helvetica" w:hAnsi="Helvetica" w:cs="Times New Roman"/>
        </w:rPr>
        <w:t xml:space="preserve"> </w:t>
      </w:r>
    </w:p>
    <w:p w14:paraId="1A466896" w14:textId="77777777" w:rsidR="00E2434C" w:rsidRDefault="00E2434C" w:rsidP="002B194A">
      <w:pPr>
        <w:spacing w:after="0" w:line="360" w:lineRule="auto"/>
        <w:rPr>
          <w:rFonts w:ascii="Helvetica" w:hAnsi="Helvetica" w:cs="Times New Roman"/>
        </w:rPr>
      </w:pPr>
    </w:p>
    <w:p w14:paraId="571FD2D4" w14:textId="77777777" w:rsidR="007E60D7" w:rsidRDefault="007E60D7" w:rsidP="007E60D7">
      <w:pPr>
        <w:spacing w:after="0" w:line="360" w:lineRule="auto"/>
        <w:rPr>
          <w:rFonts w:ascii="Helvetica" w:hAnsi="Helvetica" w:cs="Times New Roman"/>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7E60D7" w14:paraId="318BC0D0" w14:textId="77777777" w:rsidTr="00424062">
        <w:trPr>
          <w:trHeight w:val="423"/>
        </w:trPr>
        <w:tc>
          <w:tcPr>
            <w:tcW w:w="9350" w:type="dxa"/>
          </w:tcPr>
          <w:p w14:paraId="02EC5347" w14:textId="0B52F54A" w:rsidR="002539C7" w:rsidRPr="00424062" w:rsidRDefault="00E51BB9" w:rsidP="000F4B32">
            <w:pPr>
              <w:rPr>
                <w:rFonts w:ascii="Helvetica" w:hAnsi="Helvetica" w:cs="Times New Roman"/>
                <w:sz w:val="18"/>
                <w:szCs w:val="18"/>
              </w:rPr>
            </w:pPr>
            <w:r>
              <w:rPr>
                <w:rFonts w:ascii="Helvetica" w:hAnsi="Helvetica" w:cs="Times New Roman"/>
                <w:noProof/>
                <w:sz w:val="18"/>
                <w:szCs w:val="18"/>
              </w:rPr>
              <w:lastRenderedPageBreak/>
              <w:drawing>
                <wp:inline distT="0" distB="0" distL="0" distR="0" wp14:anchorId="4DB9DBD7" wp14:editId="44664B58">
                  <wp:extent cx="5687568" cy="4334256"/>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7568" cy="4334256"/>
                          </a:xfrm>
                          <a:prstGeom prst="rect">
                            <a:avLst/>
                          </a:prstGeom>
                          <a:noFill/>
                          <a:ln>
                            <a:noFill/>
                          </a:ln>
                        </pic:spPr>
                      </pic:pic>
                    </a:graphicData>
                  </a:graphic>
                </wp:inline>
              </w:drawing>
            </w:r>
          </w:p>
          <w:p w14:paraId="3F17D1C9" w14:textId="100C6020" w:rsidR="00424062" w:rsidRPr="00424062" w:rsidRDefault="000F4B32" w:rsidP="00424062">
            <w:pPr>
              <w:spacing w:line="360" w:lineRule="auto"/>
              <w:rPr>
                <w:rFonts w:ascii="Helvetica" w:hAnsi="Helvetica" w:cs="Times New Roman"/>
                <w:b/>
                <w:bCs/>
                <w:sz w:val="18"/>
                <w:szCs w:val="18"/>
              </w:rPr>
            </w:pPr>
            <w:r w:rsidRPr="00424062">
              <w:rPr>
                <w:rFonts w:ascii="Helvetica" w:hAnsi="Helvetica" w:cs="Times New Roman"/>
                <w:b/>
                <w:bCs/>
                <w:sz w:val="18"/>
                <w:szCs w:val="18"/>
              </w:rPr>
              <w:t>Figure 10. Two-pupil recordings during dynamic foraging task.</w:t>
            </w:r>
          </w:p>
          <w:p w14:paraId="48B6FBBF" w14:textId="099C1195" w:rsidR="000F4B32" w:rsidRPr="00424062" w:rsidRDefault="000F4B32" w:rsidP="00424062">
            <w:pPr>
              <w:spacing w:line="360" w:lineRule="auto"/>
              <w:rPr>
                <w:rFonts w:ascii="Helvetica" w:hAnsi="Helvetica" w:cs="Times New Roman"/>
                <w:sz w:val="18"/>
                <w:szCs w:val="18"/>
              </w:rPr>
            </w:pPr>
            <w:r w:rsidRPr="00424062">
              <w:rPr>
                <w:rFonts w:ascii="Helvetica" w:hAnsi="Helvetica" w:cs="Times New Roman"/>
                <w:sz w:val="18"/>
                <w:szCs w:val="18"/>
              </w:rPr>
              <w:t xml:space="preserve">(A) schematics of the two-pupil recordings setup. Two cameras are placed in front of the two pupils with the same angle while the mouse is performing the task. </w:t>
            </w:r>
            <w:r w:rsidR="00424062">
              <w:rPr>
                <w:rFonts w:ascii="Helvetica" w:hAnsi="Helvetica" w:cs="Times New Roman"/>
                <w:sz w:val="18"/>
                <w:szCs w:val="18"/>
              </w:rPr>
              <w:t>(</w:t>
            </w:r>
            <w:r w:rsidRPr="00424062">
              <w:rPr>
                <w:rFonts w:ascii="Helvetica" w:hAnsi="Helvetica" w:cs="Times New Roman"/>
                <w:sz w:val="18"/>
                <w:szCs w:val="18"/>
              </w:rPr>
              <w:t>B) Scatter plot of the linear regression coefficients of the current choice within the 0-2</w:t>
            </w:r>
            <w:ins w:id="37" w:author="Alex Kwan" w:date="2021-06-16T11:02:00Z">
              <w:r w:rsidR="00F34576">
                <w:rPr>
                  <w:rFonts w:ascii="Helvetica" w:hAnsi="Helvetica" w:cs="Times New Roman"/>
                  <w:sz w:val="18"/>
                  <w:szCs w:val="18"/>
                </w:rPr>
                <w:t xml:space="preserve"> </w:t>
              </w:r>
            </w:ins>
            <w:r w:rsidRPr="00424062">
              <w:rPr>
                <w:rFonts w:ascii="Helvetica" w:hAnsi="Helvetica" w:cs="Times New Roman"/>
                <w:sz w:val="18"/>
                <w:szCs w:val="18"/>
              </w:rPr>
              <w:t xml:space="preserve">s from the cue time. The linear regression is the same as shown in Figure 4. X-axis: coefficients of the left pupil; Y-axis: coefficients of the right pupil. Different colors represent different </w:t>
            </w:r>
            <w:r w:rsidR="000467F8">
              <w:rPr>
                <w:rFonts w:ascii="Helvetica" w:hAnsi="Helvetica" w:cs="Times New Roman"/>
                <w:sz w:val="18"/>
                <w:szCs w:val="18"/>
              </w:rPr>
              <w:t>subjects</w:t>
            </w:r>
            <w:ins w:id="38" w:author="Alex Kwan" w:date="2021-06-16T11:02:00Z">
              <w:r w:rsidR="00F34576">
                <w:rPr>
                  <w:rFonts w:ascii="Helvetica" w:hAnsi="Helvetica" w:cs="Times New Roman"/>
                  <w:sz w:val="18"/>
                  <w:szCs w:val="18"/>
                </w:rPr>
                <w:t xml:space="preserve">. Each dot </w:t>
              </w:r>
            </w:ins>
            <w:ins w:id="39" w:author="Wang Hongli" w:date="2021-06-15T12:44:00Z">
              <w:del w:id="40" w:author="Alex Kwan" w:date="2021-06-16T11:02:00Z">
                <w:r w:rsidR="00F818A2" w:rsidDel="00F34576">
                  <w:rPr>
                    <w:rFonts w:ascii="Helvetica" w:hAnsi="Helvetica" w:cs="Times New Roman"/>
                    <w:sz w:val="18"/>
                    <w:szCs w:val="18"/>
                  </w:rPr>
                  <w:delText xml:space="preserve">, while different dots </w:delText>
                </w:r>
              </w:del>
              <w:r w:rsidR="00F818A2">
                <w:rPr>
                  <w:rFonts w:ascii="Helvetica" w:hAnsi="Helvetica" w:cs="Times New Roman"/>
                  <w:sz w:val="18"/>
                  <w:szCs w:val="18"/>
                </w:rPr>
                <w:t>represent</w:t>
              </w:r>
            </w:ins>
            <w:ins w:id="41" w:author="Alex Kwan" w:date="2021-06-16T11:02:00Z">
              <w:r w:rsidR="00F34576">
                <w:rPr>
                  <w:rFonts w:ascii="Helvetica" w:hAnsi="Helvetica" w:cs="Times New Roman"/>
                  <w:sz w:val="18"/>
                  <w:szCs w:val="18"/>
                </w:rPr>
                <w:t>s</w:t>
              </w:r>
            </w:ins>
            <w:ins w:id="42" w:author="Wang Hongli" w:date="2021-06-15T12:44:00Z">
              <w:r w:rsidR="00F818A2">
                <w:rPr>
                  <w:rFonts w:ascii="Helvetica" w:hAnsi="Helvetica" w:cs="Times New Roman"/>
                  <w:sz w:val="18"/>
                  <w:szCs w:val="18"/>
                </w:rPr>
                <w:t xml:space="preserve"> </w:t>
              </w:r>
              <w:del w:id="43" w:author="Alex Kwan" w:date="2021-06-16T11:02:00Z">
                <w:r w:rsidR="00F818A2" w:rsidDel="00F34576">
                  <w:rPr>
                    <w:rFonts w:ascii="Helvetica" w:hAnsi="Helvetica" w:cs="Times New Roman"/>
                    <w:sz w:val="18"/>
                    <w:szCs w:val="18"/>
                  </w:rPr>
                  <w:delText>different time points</w:delText>
                </w:r>
              </w:del>
            </w:ins>
            <w:ins w:id="44" w:author="Alex Kwan" w:date="2021-06-16T11:02:00Z">
              <w:r w:rsidR="00F34576">
                <w:rPr>
                  <w:rFonts w:ascii="Helvetica" w:hAnsi="Helvetica" w:cs="Times New Roman"/>
                  <w:sz w:val="18"/>
                  <w:szCs w:val="18"/>
                </w:rPr>
                <w:t>a 0.1-s interval within the 0-2 s period</w:t>
              </w:r>
            </w:ins>
            <w:r w:rsidRPr="00424062">
              <w:rPr>
                <w:rFonts w:ascii="Helvetica" w:hAnsi="Helvetica" w:cs="Times New Roman"/>
                <w:sz w:val="18"/>
                <w:szCs w:val="18"/>
              </w:rPr>
              <w:t xml:space="preserve">. The black line shows the diagonal when coefficients of the left pupil equal to that of the right pupil. </w:t>
            </w:r>
            <w:r w:rsidR="00424062">
              <w:rPr>
                <w:rFonts w:ascii="Helvetica" w:hAnsi="Helvetica" w:cs="Times New Roman"/>
                <w:sz w:val="18"/>
                <w:szCs w:val="18"/>
              </w:rPr>
              <w:t>(</w:t>
            </w:r>
            <w:r w:rsidRPr="00424062">
              <w:rPr>
                <w:rFonts w:ascii="Helvetica" w:hAnsi="Helvetica" w:cs="Times New Roman"/>
                <w:sz w:val="18"/>
                <w:szCs w:val="18"/>
              </w:rPr>
              <w:t xml:space="preserve">C) Same as (B) for current outcome. </w:t>
            </w:r>
          </w:p>
          <w:p w14:paraId="7AE8016E" w14:textId="607E5B06" w:rsidR="007E60D7" w:rsidRPr="00424062" w:rsidRDefault="007E60D7" w:rsidP="00B3370E">
            <w:pPr>
              <w:spacing w:line="360" w:lineRule="auto"/>
              <w:rPr>
                <w:rFonts w:ascii="Helvetica" w:hAnsi="Helvetica" w:cs="Times New Roman"/>
                <w:sz w:val="18"/>
                <w:szCs w:val="18"/>
              </w:rPr>
            </w:pPr>
          </w:p>
        </w:tc>
      </w:tr>
      <w:tr w:rsidR="007E60D7" w14:paraId="31DA4B4E" w14:textId="77777777" w:rsidTr="00B3370E">
        <w:tc>
          <w:tcPr>
            <w:tcW w:w="9350" w:type="dxa"/>
          </w:tcPr>
          <w:p w14:paraId="54ED6220" w14:textId="7842C446" w:rsidR="007E60D7" w:rsidRPr="00C97665" w:rsidRDefault="007E60D7" w:rsidP="007E60D7">
            <w:pPr>
              <w:spacing w:line="360" w:lineRule="auto"/>
              <w:rPr>
                <w:rFonts w:ascii="Helvetica" w:hAnsi="Helvetica" w:cs="Times New Roman"/>
                <w:sz w:val="18"/>
                <w:szCs w:val="18"/>
              </w:rPr>
            </w:pPr>
          </w:p>
        </w:tc>
      </w:tr>
    </w:tbl>
    <w:p w14:paraId="7EC6F853" w14:textId="77777777" w:rsidR="007E60D7" w:rsidRPr="00E2434C" w:rsidRDefault="007E60D7" w:rsidP="002B194A">
      <w:pPr>
        <w:spacing w:after="0" w:line="360" w:lineRule="auto"/>
        <w:rPr>
          <w:rFonts w:ascii="Helvetica" w:hAnsi="Helvetica" w:cs="Times New Roman"/>
        </w:rPr>
      </w:pPr>
    </w:p>
    <w:p w14:paraId="07611754" w14:textId="6B1A45C3" w:rsidR="003E2157" w:rsidRPr="00FE6632" w:rsidRDefault="00032D2C" w:rsidP="002B194A">
      <w:pPr>
        <w:spacing w:after="0" w:line="360" w:lineRule="auto"/>
        <w:rPr>
          <w:rFonts w:ascii="Helvetica" w:hAnsi="Helvetica" w:cs="Times New Roman"/>
          <w:b/>
          <w:bCs/>
        </w:rPr>
      </w:pPr>
      <w:r>
        <w:rPr>
          <w:rFonts w:ascii="Helvetica" w:hAnsi="Helvetica" w:cs="Times New Roman"/>
          <w:b/>
          <w:bCs/>
        </w:rPr>
        <w:t>DISCUSSION</w:t>
      </w:r>
    </w:p>
    <w:p w14:paraId="71378940" w14:textId="5766207D" w:rsidR="0018254B" w:rsidRDefault="003C0CE8" w:rsidP="00EC166C">
      <w:pPr>
        <w:spacing w:after="0" w:line="360" w:lineRule="auto"/>
        <w:rPr>
          <w:rFonts w:ascii="Helvetica" w:hAnsi="Helvetica" w:cs="Times New Roman"/>
        </w:rPr>
      </w:pPr>
      <w:r>
        <w:rPr>
          <w:rFonts w:ascii="Helvetica" w:hAnsi="Helvetica" w:cs="Times New Roman"/>
        </w:rPr>
        <w:t>T</w:t>
      </w:r>
      <w:r w:rsidR="000C0844">
        <w:rPr>
          <w:rFonts w:ascii="Helvetica" w:hAnsi="Helvetica" w:cs="Times New Roman"/>
        </w:rPr>
        <w:t>he present study</w:t>
      </w:r>
      <w:r>
        <w:rPr>
          <w:rFonts w:ascii="Helvetica" w:hAnsi="Helvetica" w:cs="Times New Roman"/>
        </w:rPr>
        <w:t xml:space="preserve"> has two main findings. First,</w:t>
      </w:r>
      <w:r w:rsidR="000C0844">
        <w:rPr>
          <w:rFonts w:ascii="Helvetica" w:hAnsi="Helvetica" w:cs="Times New Roman"/>
        </w:rPr>
        <w:t xml:space="preserve"> we </w:t>
      </w:r>
      <w:r>
        <w:rPr>
          <w:rFonts w:ascii="Helvetica" w:hAnsi="Helvetica" w:cs="Times New Roman"/>
        </w:rPr>
        <w:t xml:space="preserve">demonstrated </w:t>
      </w:r>
      <w:r w:rsidR="000C0844">
        <w:rPr>
          <w:rFonts w:ascii="Helvetica" w:hAnsi="Helvetica" w:cs="Times New Roman"/>
        </w:rPr>
        <w:t xml:space="preserve">that head-fixed </w:t>
      </w:r>
      <w:r w:rsidR="007C1759">
        <w:rPr>
          <w:rFonts w:ascii="Helvetica" w:hAnsi="Helvetica" w:cs="Times New Roman"/>
        </w:rPr>
        <w:t>mice</w:t>
      </w:r>
      <w:r>
        <w:rPr>
          <w:rFonts w:ascii="Helvetica" w:hAnsi="Helvetica" w:cs="Times New Roman"/>
        </w:rPr>
        <w:t xml:space="preserve"> </w:t>
      </w:r>
      <w:r w:rsidR="000C0844">
        <w:rPr>
          <w:rFonts w:ascii="Helvetica" w:hAnsi="Helvetica" w:cs="Times New Roman"/>
        </w:rPr>
        <w:t xml:space="preserve">can play </w:t>
      </w:r>
      <w:r>
        <w:rPr>
          <w:rFonts w:ascii="Helvetica" w:hAnsi="Helvetica" w:cs="Times New Roman"/>
        </w:rPr>
        <w:t xml:space="preserve">a two-player competitive game against </w:t>
      </w:r>
      <w:r w:rsidR="000C0844">
        <w:rPr>
          <w:rFonts w:ascii="Helvetica" w:hAnsi="Helvetica" w:cs="Times New Roman"/>
        </w:rPr>
        <w:t xml:space="preserve">a computer opponent. Their </w:t>
      </w:r>
      <w:r w:rsidR="00046252">
        <w:rPr>
          <w:rFonts w:ascii="Helvetica" w:hAnsi="Helvetica" w:cs="Times New Roman"/>
        </w:rPr>
        <w:t>tendencies</w:t>
      </w:r>
      <w:r>
        <w:rPr>
          <w:rFonts w:ascii="Helvetica" w:hAnsi="Helvetica" w:cs="Times New Roman"/>
        </w:rPr>
        <w:t xml:space="preserve"> in the matching pennies game </w:t>
      </w:r>
      <w:r w:rsidR="00F11D75">
        <w:rPr>
          <w:rFonts w:ascii="Helvetica" w:hAnsi="Helvetica" w:cs="Times New Roman"/>
        </w:rPr>
        <w:t>can be described in part</w:t>
      </w:r>
      <w:r w:rsidR="000C0844">
        <w:rPr>
          <w:rFonts w:ascii="Helvetica" w:hAnsi="Helvetica" w:cs="Times New Roman"/>
        </w:rPr>
        <w:t xml:space="preserve"> by a computational model incorporating reinforcement learning and choice kernel. </w:t>
      </w:r>
      <w:r>
        <w:rPr>
          <w:rFonts w:ascii="Helvetica" w:hAnsi="Helvetica" w:cs="Times New Roman"/>
        </w:rPr>
        <w:t xml:space="preserve">Second, we showed that transient </w:t>
      </w:r>
      <w:r w:rsidR="000C0844">
        <w:rPr>
          <w:rFonts w:ascii="Helvetica" w:hAnsi="Helvetica" w:cs="Times New Roman"/>
        </w:rPr>
        <w:t xml:space="preserve">pupil responses of the animals </w:t>
      </w:r>
      <w:r>
        <w:rPr>
          <w:rFonts w:ascii="Helvetica" w:hAnsi="Helvetica" w:cs="Times New Roman"/>
        </w:rPr>
        <w:t>were associated with</w:t>
      </w:r>
      <w:r w:rsidR="000C0844">
        <w:rPr>
          <w:rFonts w:ascii="Helvetica" w:hAnsi="Helvetica" w:cs="Times New Roman"/>
        </w:rPr>
        <w:t xml:space="preserve"> observable variables such as choices and outcomes, as well as latent variables for value</w:t>
      </w:r>
      <w:r>
        <w:rPr>
          <w:rFonts w:ascii="Helvetica" w:hAnsi="Helvetica" w:cs="Times New Roman"/>
        </w:rPr>
        <w:t xml:space="preserve"> </w:t>
      </w:r>
      <w:r w:rsidR="000C0844">
        <w:rPr>
          <w:rFonts w:ascii="Helvetica" w:hAnsi="Helvetica" w:cs="Times New Roman"/>
        </w:rPr>
        <w:t>updating, but not action</w:t>
      </w:r>
      <w:r>
        <w:rPr>
          <w:rFonts w:ascii="Helvetica" w:hAnsi="Helvetica" w:cs="Times New Roman"/>
        </w:rPr>
        <w:t xml:space="preserve"> </w:t>
      </w:r>
      <w:r w:rsidR="000C0844">
        <w:rPr>
          <w:rFonts w:ascii="Helvetica" w:hAnsi="Helvetica" w:cs="Times New Roman"/>
        </w:rPr>
        <w:t>selection.</w:t>
      </w:r>
      <w:r w:rsidR="00171C25">
        <w:rPr>
          <w:rFonts w:ascii="Helvetica" w:hAnsi="Helvetica" w:cs="Times New Roman"/>
        </w:rPr>
        <w:t xml:space="preserve"> </w:t>
      </w:r>
    </w:p>
    <w:p w14:paraId="339958FA" w14:textId="77777777" w:rsidR="003C0CE8" w:rsidRDefault="003C0CE8" w:rsidP="00171C25">
      <w:pPr>
        <w:spacing w:after="0" w:line="360" w:lineRule="auto"/>
        <w:rPr>
          <w:rFonts w:ascii="Helvetica" w:hAnsi="Helvetica" w:cs="Times New Roman"/>
        </w:rPr>
      </w:pPr>
    </w:p>
    <w:p w14:paraId="595BAF3A" w14:textId="73D57A71" w:rsidR="00080ECF" w:rsidRPr="00B053EB" w:rsidRDefault="0000679E" w:rsidP="00B053EB">
      <w:pPr>
        <w:spacing w:after="0" w:line="360" w:lineRule="auto"/>
        <w:rPr>
          <w:rFonts w:ascii="Helvetica" w:hAnsi="Helvetica" w:cs="Times New Roman"/>
          <w:b/>
          <w:bCs/>
        </w:rPr>
      </w:pPr>
      <w:r>
        <w:rPr>
          <w:rFonts w:ascii="Helvetica" w:hAnsi="Helvetica" w:cs="Times New Roman"/>
          <w:b/>
          <w:bCs/>
        </w:rPr>
        <w:t xml:space="preserve">Performance </w:t>
      </w:r>
      <w:r w:rsidR="006A7B61">
        <w:rPr>
          <w:rFonts w:ascii="Helvetica" w:hAnsi="Helvetica" w:cs="Times New Roman"/>
          <w:b/>
          <w:bCs/>
        </w:rPr>
        <w:t>in</w:t>
      </w:r>
      <w:r w:rsidR="00171C25" w:rsidRPr="00944815">
        <w:rPr>
          <w:rFonts w:ascii="Helvetica" w:hAnsi="Helvetica" w:cs="Times New Roman"/>
          <w:b/>
          <w:bCs/>
        </w:rPr>
        <w:t xml:space="preserve"> the matching pennies game</w:t>
      </w:r>
    </w:p>
    <w:p w14:paraId="3EF463F3" w14:textId="60491342" w:rsidR="009E5A07" w:rsidRPr="006A0859" w:rsidRDefault="0000679E" w:rsidP="002B194A">
      <w:pPr>
        <w:spacing w:after="0" w:line="360" w:lineRule="auto"/>
        <w:rPr>
          <w:rFonts w:ascii="Helvetica" w:hAnsi="Helvetica" w:cs="Times New Roman"/>
        </w:rPr>
      </w:pPr>
      <w:r>
        <w:rPr>
          <w:rFonts w:ascii="Helvetica" w:hAnsi="Helvetica" w:cs="Times New Roman"/>
        </w:rPr>
        <w:t>Iterative</w:t>
      </w:r>
      <w:r w:rsidRPr="006A0859">
        <w:rPr>
          <w:rFonts w:ascii="Helvetica" w:hAnsi="Helvetica" w:cs="Times New Roman"/>
        </w:rPr>
        <w:t xml:space="preserve"> </w:t>
      </w:r>
      <w:r w:rsidR="002A0CE6" w:rsidRPr="006A0859">
        <w:rPr>
          <w:rFonts w:ascii="Helvetica" w:hAnsi="Helvetica" w:cs="Times New Roman"/>
        </w:rPr>
        <w:t xml:space="preserve">matching pennies is </w:t>
      </w:r>
      <w:r>
        <w:rPr>
          <w:rFonts w:ascii="Helvetica" w:hAnsi="Helvetica" w:cs="Times New Roman"/>
        </w:rPr>
        <w:t xml:space="preserve">a </w:t>
      </w:r>
      <w:r w:rsidR="002A0CE6" w:rsidRPr="006A0859">
        <w:rPr>
          <w:rFonts w:ascii="Helvetica" w:hAnsi="Helvetica" w:cs="Times New Roman"/>
        </w:rPr>
        <w:t xml:space="preserve">widely </w:t>
      </w:r>
      <w:r>
        <w:rPr>
          <w:rFonts w:ascii="Helvetica" w:hAnsi="Helvetica" w:cs="Times New Roman"/>
        </w:rPr>
        <w:t>studied competitive game</w:t>
      </w:r>
      <w:r w:rsidR="00171C25">
        <w:rPr>
          <w:rFonts w:ascii="Helvetica" w:hAnsi="Helvetica" w:cs="Times New Roman"/>
        </w:rPr>
        <w:t>. S</w:t>
      </w:r>
      <w:r w:rsidR="009D7E0F" w:rsidRPr="006A0859">
        <w:rPr>
          <w:rFonts w:ascii="Helvetica" w:hAnsi="Helvetica" w:cs="Times New Roman"/>
        </w:rPr>
        <w:t xml:space="preserve">ubjects playing the game tend to deviate from the Nash Equilibrium. For example, human players try to generate random choices </w:t>
      </w:r>
      <w:r>
        <w:rPr>
          <w:rFonts w:ascii="Helvetica" w:hAnsi="Helvetica" w:cs="Times New Roman"/>
        </w:rPr>
        <w:t>but would switch</w:t>
      </w:r>
      <w:r w:rsidR="009D7E0F" w:rsidRPr="006A0859">
        <w:rPr>
          <w:rFonts w:ascii="Helvetica" w:hAnsi="Helvetica" w:cs="Times New Roman"/>
        </w:rPr>
        <w:t xml:space="preserve"> too often</w:t>
      </w:r>
      <w:ins w:id="45" w:author="Alex Kwan" w:date="2021-06-08T16:05:00Z">
        <w:r>
          <w:rPr>
            <w:rFonts w:ascii="Helvetica" w:hAnsi="Helvetica" w:cs="Times New Roman"/>
          </w:rPr>
          <w:t xml:space="preserve"> </w:t>
        </w:r>
      </w:ins>
      <w:r w:rsidR="000376E4">
        <w:rPr>
          <w:rFonts w:ascii="Helvetica" w:hAnsi="Helvetica" w:cs="Times New Roman"/>
        </w:rPr>
        <w:fldChar w:fldCharType="begin"/>
      </w:r>
      <w:r w:rsidR="000376E4">
        <w:rPr>
          <w:rFonts w:ascii="Helvetica" w:hAnsi="Helvetica" w:cs="Times New Roman"/>
        </w:rPr>
        <w:instrText xml:space="preserve"> ADDIN EN.CITE &lt;EndNote&gt;&lt;Cite&gt;&lt;Author&gt;Camerer&lt;/Author&gt;&lt;Year&gt;2003&lt;/Year&gt;&lt;RecNum&gt;1&lt;/RecNum&gt;&lt;DisplayText&gt;(Camerer, 2003)&lt;/DisplayText&gt;&lt;record&gt;&lt;rec-number&gt;1&lt;/rec-number&gt;&lt;foreign-keys&gt;&lt;key app="EN" db-id="fvwa9aeedrdrfke9azsxs5dbspd0s90x5a5a" timestamp="1623764845"&gt;1&lt;/key&gt;&lt;/foreign-keys&gt;&lt;ref-type name="Book"&gt;6&lt;/ref-type&gt;&lt;contributors&gt;&lt;authors&gt;&lt;author&gt;Camerer, C.&lt;/author&gt;&lt;/authors&gt;&lt;/contributors&gt;&lt;titles&gt;&lt;title&gt;Behavioral Game Theory: Experiments in Strategic Interaction&lt;/title&gt;&lt;/titles&gt;&lt;dates&gt;&lt;year&gt;2003&lt;/year&gt;&lt;/dates&gt;&lt;publisher&gt;Princeton University Press&lt;/publisher&gt;&lt;isbn&gt;0691090394&lt;/isbn&gt;&lt;urls&gt;&lt;/urls&gt;&lt;/record&gt;&lt;/Cite&gt;&lt;/EndNote&gt;</w:instrText>
      </w:r>
      <w:r w:rsidR="000376E4">
        <w:rPr>
          <w:rFonts w:ascii="Helvetica" w:hAnsi="Helvetica" w:cs="Times New Roman"/>
        </w:rPr>
        <w:fldChar w:fldCharType="separate"/>
      </w:r>
      <w:r w:rsidR="000376E4">
        <w:rPr>
          <w:rFonts w:ascii="Helvetica" w:hAnsi="Helvetica" w:cs="Times New Roman"/>
          <w:noProof/>
        </w:rPr>
        <w:t>(Camerer, 2003)</w:t>
      </w:r>
      <w:r w:rsidR="000376E4">
        <w:rPr>
          <w:rFonts w:ascii="Helvetica" w:hAnsi="Helvetica" w:cs="Times New Roman"/>
        </w:rPr>
        <w:fldChar w:fldCharType="end"/>
      </w:r>
      <w:r>
        <w:rPr>
          <w:rFonts w:ascii="Helvetica" w:hAnsi="Helvetica" w:cs="Times New Roman"/>
        </w:rPr>
        <w:t>.</w:t>
      </w:r>
      <w:r w:rsidR="002D551F" w:rsidRPr="006A0859">
        <w:rPr>
          <w:rFonts w:ascii="Helvetica" w:hAnsi="Helvetica" w:cs="Times New Roman"/>
        </w:rPr>
        <w:t xml:space="preserve"> </w:t>
      </w:r>
      <w:r>
        <w:rPr>
          <w:rFonts w:ascii="Helvetica" w:hAnsi="Helvetica" w:cs="Times New Roman"/>
        </w:rPr>
        <w:t>Macaque monkeys</w:t>
      </w:r>
      <w:r w:rsidR="009A2DBC" w:rsidRPr="006A0859">
        <w:rPr>
          <w:rFonts w:ascii="Helvetica" w:hAnsi="Helvetica" w:cs="Times New Roman"/>
        </w:rPr>
        <w:t xml:space="preserve"> </w:t>
      </w:r>
      <w:r w:rsidR="0054671A">
        <w:rPr>
          <w:rFonts w:ascii="Helvetica" w:hAnsi="Helvetica" w:cs="Times New Roman"/>
        </w:rPr>
        <w:t xml:space="preserve">and chimpanzees </w:t>
      </w:r>
      <w:r w:rsidR="00444F3B" w:rsidRPr="006A0859">
        <w:rPr>
          <w:rFonts w:ascii="Helvetica" w:hAnsi="Helvetica" w:cs="Times New Roman"/>
        </w:rPr>
        <w:t xml:space="preserve">also showed deviation from the </w:t>
      </w:r>
      <w:r>
        <w:rPr>
          <w:rFonts w:ascii="Helvetica" w:hAnsi="Helvetica" w:cs="Times New Roman"/>
        </w:rPr>
        <w:t>optimal</w:t>
      </w:r>
      <w:r w:rsidRPr="006A0859">
        <w:rPr>
          <w:rFonts w:ascii="Helvetica" w:hAnsi="Helvetica" w:cs="Times New Roman"/>
        </w:rPr>
        <w:t xml:space="preserve"> </w:t>
      </w:r>
      <w:r w:rsidR="00444F3B" w:rsidRPr="006A0859">
        <w:rPr>
          <w:rFonts w:ascii="Helvetica" w:hAnsi="Helvetica" w:cs="Times New Roman"/>
        </w:rPr>
        <w:t>strategy</w:t>
      </w:r>
      <w:r w:rsidR="00D4505D" w:rsidRPr="006A0859">
        <w:rPr>
          <w:rFonts w:ascii="Helvetica" w:hAnsi="Helvetica" w:cs="Times New Roman"/>
        </w:rPr>
        <w:t xml:space="preserve"> </w:t>
      </w:r>
      <w:r w:rsidR="00444F3B" w:rsidRPr="006A0859">
        <w:rPr>
          <w:rFonts w:ascii="Helvetica" w:hAnsi="Helvetica" w:cs="Times New Roman"/>
        </w:rPr>
        <w:fldChar w:fldCharType="begin">
          <w:fldData xml:space="preserve">PEVuZE5vdGU+PENpdGU+PEF1dGhvcj5NYXJ0aW48L0F1dGhvcj48WWVhcj4yMDE0PC9ZZWFyPjxS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==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PEVuZE5vdGU+PENpdGU+PEF1dGhvcj5NYXJ0aW48L0F1dGhvcj48WWVhcj4yMDE0PC9ZZWFyPjxS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==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444F3B" w:rsidRPr="006A0859">
        <w:rPr>
          <w:rFonts w:ascii="Helvetica" w:hAnsi="Helvetica" w:cs="Times New Roman"/>
        </w:rPr>
      </w:r>
      <w:r w:rsidR="00444F3B" w:rsidRPr="006A0859">
        <w:rPr>
          <w:rFonts w:ascii="Helvetica" w:hAnsi="Helvetica" w:cs="Times New Roman"/>
        </w:rPr>
        <w:fldChar w:fldCharType="separate"/>
      </w:r>
      <w:r w:rsidR="002B194A">
        <w:rPr>
          <w:rFonts w:ascii="Helvetica" w:hAnsi="Helvetica" w:cs="Times New Roman"/>
          <w:noProof/>
        </w:rPr>
        <w:t>(Lee et al., 2004; Soltani et al., 2006; Seo et al., 2009; Seo and Lee, 2009; Martin et al., 2014)</w:t>
      </w:r>
      <w:r w:rsidR="00444F3B" w:rsidRPr="006A0859">
        <w:rPr>
          <w:rFonts w:ascii="Helvetica" w:hAnsi="Helvetica" w:cs="Times New Roman"/>
        </w:rPr>
        <w:fldChar w:fldCharType="end"/>
      </w:r>
      <w:r>
        <w:rPr>
          <w:rFonts w:ascii="Helvetica" w:hAnsi="Helvetica" w:cs="Times New Roman"/>
        </w:rPr>
        <w:t xml:space="preserve">. Rats were shown to </w:t>
      </w:r>
      <w:r w:rsidR="00444F3B" w:rsidRPr="006A0859">
        <w:rPr>
          <w:rFonts w:ascii="Helvetica" w:hAnsi="Helvetica" w:cs="Times New Roman"/>
        </w:rPr>
        <w:t>counter</w:t>
      </w:r>
      <w:r>
        <w:rPr>
          <w:rFonts w:ascii="Helvetica" w:hAnsi="Helvetica" w:cs="Times New Roman"/>
        </w:rPr>
        <w:t>-</w:t>
      </w:r>
      <w:r w:rsidR="00444F3B" w:rsidRPr="006A0859">
        <w:rPr>
          <w:rFonts w:ascii="Helvetica" w:hAnsi="Helvetica" w:cs="Times New Roman"/>
        </w:rPr>
        <w:t>predict the opponent’s choice first and switch to a more random behavior when facing a strong competitor</w:t>
      </w:r>
      <w:r w:rsidR="00D4505D" w:rsidRPr="006A0859">
        <w:rPr>
          <w:rFonts w:ascii="Helvetica" w:hAnsi="Helvetica" w:cs="Times New Roman"/>
        </w:rPr>
        <w:t xml:space="preserve"> </w:t>
      </w:r>
      <w:r w:rsidR="00444F3B" w:rsidRPr="006A0859">
        <w:rPr>
          <w:rFonts w:ascii="Helvetica" w:hAnsi="Helvetica" w:cs="Times New Roman"/>
        </w:rPr>
        <w:fldChar w:fldCharType="begin"/>
      </w:r>
      <w:r w:rsidR="00B90073">
        <w:rPr>
          <w:rFonts w:ascii="Helvetica" w:hAnsi="Helvetica" w:cs="Times New Roman"/>
        </w:rPr>
        <w:instrText xml:space="preserve"> ADDIN EN.CITE &lt;EndNote&gt;&lt;Cite&gt;&lt;Author&gt;Tervo&lt;/Author&gt;&lt;Year&gt;2014&lt;/Year&gt;&lt;RecNum&gt;263&lt;/RecNum&gt;&lt;DisplayText&gt;(Tervo et al., 2014)&lt;/DisplayText&gt;&lt;record&gt;&lt;rec-number&gt;263&lt;/rec-number&gt;&lt;foreign-keys&gt;&lt;key app="EN" db-id="x5zwrx5zozxpepe2psdpztzme9f9weaszspd" timestamp="1505796070" guid="f5a59968-aec2-43d9-872b-7a421567d11a"&gt;263&lt;/key&gt;&lt;key app="ENWeb" db-id=""&gt;0&lt;/key&gt;&lt;/foreign-keys&gt;&lt;ref-type name="Journal Article"&gt;17&lt;/ref-type&gt;&lt;contributors&gt;&lt;authors&gt;&lt;author&gt;Tervo, D. G.&lt;/author&gt;&lt;author&gt;Proskurin, M.&lt;/author&gt;&lt;author&gt;Manakov, M.&lt;/author&gt;&lt;author&gt;Kabra, M.&lt;/author&gt;&lt;author&gt;Vollmer, A.&lt;/author&gt;&lt;author&gt;Branson, K.&lt;/author&gt;&lt;author&gt;Karpova, A. Y.&lt;/author&gt;&lt;/authors&gt;&lt;/contributors&gt;&lt;auth-address&gt;Howard Hughes Medical Institute, Janelia Research Campus, 19700 Helix Drive, Ashburn, VA 20147, USA.&amp;#xD;Howard Hughes Medical Institute, Janelia Research Campus, 19700 Helix Drive, Ashburn, VA 20147, USA. Electronic address: alla@janelia.hhmi.org.&lt;/auth-address&gt;&lt;titles&gt;&lt;title&gt;Behavioral variability through stochastic choice and its gating by anterior cingulate cortex&lt;/title&gt;&lt;secondary-title&gt;Cell&lt;/secondary-title&gt;&lt;/titles&gt;&lt;periodical&gt;&lt;full-title&gt;Cell&lt;/full-title&gt;&lt;/periodical&gt;&lt;pages&gt;21-32&lt;/pages&gt;&lt;volume&gt;159&lt;/volume&gt;&lt;number&gt;1&lt;/number&gt;&lt;edition&gt;2014/09/27&lt;/edition&gt;&lt;keywords&gt;&lt;keyword&gt;Animals&lt;/keyword&gt;&lt;keyword&gt;Behavior, Animal&lt;/keyword&gt;&lt;keyword&gt;*Choice Behavior&lt;/keyword&gt;&lt;keyword&gt;Competitive Behavior&lt;/keyword&gt;&lt;keyword&gt;Gyrus Cinguli/*physiology&lt;/keyword&gt;&lt;keyword&gt;Locus Coeruleus/drug effects/physiology&lt;/keyword&gt;&lt;keyword&gt;Rats&lt;/keyword&gt;&lt;keyword&gt;Rats, Transgenic&lt;/keyword&gt;&lt;keyword&gt;Stochastic Processes&lt;/keyword&gt;&lt;/keywords&gt;&lt;dates&gt;&lt;year&gt;2014&lt;/year&gt;&lt;pub-dates&gt;&lt;date&gt;Sep 25&lt;/date&gt;&lt;/pub-dates&gt;&lt;/dates&gt;&lt;isbn&gt;1097-4172 (Electronic)&amp;#xD;0092-8674 (Linking)&lt;/isbn&gt;&lt;accession-num&gt;25259917&lt;/accession-num&gt;&lt;urls&gt;&lt;related-urls&gt;&lt;url&gt;https://www.ncbi.nlm.nih.gov/pubmed/25259917&lt;/url&gt;&lt;/related-urls&gt;&lt;/urls&gt;&lt;electronic-resource-num&gt;10.1016/j.cell.2014.08.037&lt;/electronic-resource-num&gt;&lt;/record&gt;&lt;/Cite&gt;&lt;/EndNote&gt;</w:instrText>
      </w:r>
      <w:r w:rsidR="00444F3B" w:rsidRPr="006A0859">
        <w:rPr>
          <w:rFonts w:ascii="Helvetica" w:hAnsi="Helvetica" w:cs="Times New Roman"/>
        </w:rPr>
        <w:fldChar w:fldCharType="separate"/>
      </w:r>
      <w:r w:rsidR="00444F3B" w:rsidRPr="006A0859">
        <w:rPr>
          <w:rFonts w:ascii="Helvetica" w:hAnsi="Helvetica" w:cs="Times New Roman"/>
          <w:noProof/>
        </w:rPr>
        <w:t>(Tervo et al., 2014)</w:t>
      </w:r>
      <w:r w:rsidR="00444F3B" w:rsidRPr="006A0859">
        <w:rPr>
          <w:rFonts w:ascii="Helvetica" w:hAnsi="Helvetica" w:cs="Times New Roman"/>
        </w:rPr>
        <w:fldChar w:fldCharType="end"/>
      </w:r>
      <w:r w:rsidR="00311E7C" w:rsidRPr="006A0859">
        <w:rPr>
          <w:rFonts w:ascii="Helvetica" w:hAnsi="Helvetica" w:cs="Times New Roman"/>
        </w:rPr>
        <w:t xml:space="preserve">. </w:t>
      </w:r>
      <w:r>
        <w:rPr>
          <w:rFonts w:ascii="Helvetica" w:hAnsi="Helvetica" w:cs="Times New Roman"/>
        </w:rPr>
        <w:t>Moreover</w:t>
      </w:r>
      <w:r w:rsidR="00311E7C" w:rsidRPr="006A0859">
        <w:rPr>
          <w:rFonts w:ascii="Helvetica" w:hAnsi="Helvetica" w:cs="Times New Roman"/>
        </w:rPr>
        <w:t>, pigeons play</w:t>
      </w:r>
      <w:r w:rsidR="00D4505D" w:rsidRPr="006A0859">
        <w:rPr>
          <w:rFonts w:ascii="Helvetica" w:hAnsi="Helvetica" w:cs="Times New Roman"/>
        </w:rPr>
        <w:t>ing</w:t>
      </w:r>
      <w:r w:rsidR="00311E7C" w:rsidRPr="006A0859">
        <w:rPr>
          <w:rFonts w:ascii="Helvetica" w:hAnsi="Helvetica" w:cs="Times New Roman"/>
        </w:rPr>
        <w:t xml:space="preserve"> the matching pennies game exhibit a similar divergence from the optimal play as the humans do</w:t>
      </w:r>
      <w:r w:rsidR="00D4505D" w:rsidRPr="006A0859">
        <w:rPr>
          <w:rFonts w:ascii="Helvetica" w:hAnsi="Helvetica" w:cs="Times New Roman"/>
        </w:rPr>
        <w:t xml:space="preserve"> </w:t>
      </w:r>
      <w:r w:rsidR="00311E7C" w:rsidRPr="006A0859">
        <w:rPr>
          <w:rFonts w:ascii="Helvetica" w:hAnsi="Helvetica" w:cs="Times New Roman"/>
        </w:rPr>
        <w:fldChar w:fldCharType="begin"/>
      </w:r>
      <w:r w:rsidR="002B194A">
        <w:rPr>
          <w:rFonts w:ascii="Helvetica" w:hAnsi="Helvetica" w:cs="Times New Roman"/>
        </w:rPr>
        <w:instrText xml:space="preserve"> ADDIN EN.CITE &lt;EndNote&gt;&lt;Cite&gt;&lt;Author&gt;Sanabria&lt;/Author&gt;&lt;Year&gt;2009&lt;/Year&gt;&lt;RecNum&gt;1073&lt;/RecNum&gt;&lt;DisplayText&gt;(Sanabria and Thrailkill, 2009)&lt;/DisplayText&gt;&lt;record&gt;&lt;rec-number&gt;1073&lt;/rec-number&gt;&lt;foreign-keys&gt;&lt;key app="EN" db-id="x5zwrx5zozxpepe2psdpztzme9f9weaszspd" timestamp="1605558657" guid="aaae83ff-a085-447d-b3aa-d0a9a313e436"&gt;1073&lt;/key&gt;&lt;key app="ENWeb" db-id=""&gt;0&lt;/key&gt;&lt;/foreign-keys&gt;&lt;ref-type name="Journal Article"&gt;17&lt;/ref-type&gt;&lt;contributors&gt;&lt;authors&gt;&lt;author&gt;Sanabria, F.&lt;/author&gt;&lt;author&gt;Thrailkill, E.&lt;/author&gt;&lt;/authors&gt;&lt;/contributors&gt;&lt;auth-address&gt;Department of Psychology,Arizona State University, Tempe, Arizona 85287-1104, USA. Federico.Sanabria@asu.edu&lt;/auth-address&gt;&lt;titles&gt;&lt;title&gt;Pigeons (Columba livia) approach Nash equilibrium in experimental Matching Pennies competitions&lt;/title&gt;&lt;secondary-title&gt;J Exp Anal Behav&lt;/secondary-title&gt;&lt;/titles&gt;&lt;periodical&gt;&lt;full-title&gt;J Exp Anal Behav&lt;/full-title&gt;&lt;/periodical&gt;&lt;pages&gt;169-83&lt;/pages&gt;&lt;volume&gt;91&lt;/volume&gt;&lt;number&gt;2&lt;/number&gt;&lt;edition&gt;2009/10/02&lt;/edition&gt;&lt;keywords&gt;&lt;keyword&gt;Animals&lt;/keyword&gt;&lt;keyword&gt;Behavior, Animal&lt;/keyword&gt;&lt;keyword&gt;Choice Behavior&lt;/keyword&gt;&lt;keyword&gt;Columbidae&lt;/keyword&gt;&lt;keyword&gt;Competitive Behavior&lt;/keyword&gt;&lt;keyword&gt;*Discrimination Learning&lt;/keyword&gt;&lt;keyword&gt;Game Theory&lt;/keyword&gt;&lt;keyword&gt;Models, Psychological&lt;/keyword&gt;&lt;keyword&gt;Reinforcement, Psychology&lt;/keyword&gt;&lt;keyword&gt;behavioral economics&lt;/keyword&gt;&lt;keyword&gt;choice&lt;/keyword&gt;&lt;keyword&gt;competition&lt;/keyword&gt;&lt;keyword&gt;key peck&lt;/keyword&gt;&lt;keyword&gt;mixed-strategy equilibrium&lt;/keyword&gt;&lt;keyword&gt;model&lt;/keyword&gt;&lt;keyword&gt;pigeons&lt;/keyword&gt;&lt;/keywords&gt;&lt;dates&gt;&lt;year&gt;2009&lt;/year&gt;&lt;pub-dates&gt;&lt;date&gt;Mar&lt;/date&gt;&lt;/pub-dates&gt;&lt;/dates&gt;&lt;isbn&gt;1938-3711 (Electronic)&amp;#xD;0022-5002 (Linking)&lt;/isbn&gt;&lt;accession-num&gt;19794832&lt;/accession-num&gt;&lt;urls&gt;&lt;related-urls&gt;&lt;url&gt;https://www.ncbi.nlm.nih.gov/pubmed/19794832&lt;/url&gt;&lt;/related-urls&gt;&lt;/urls&gt;&lt;custom2&gt;PMC2648521&lt;/custom2&gt;&lt;electronic-resource-num&gt;10.1901/jeab.2009.91-169&lt;/electronic-resource-num&gt;&lt;/record&gt;&lt;/Cite&gt;&lt;/EndNote&gt;</w:instrText>
      </w:r>
      <w:r w:rsidR="00311E7C" w:rsidRPr="006A0859">
        <w:rPr>
          <w:rFonts w:ascii="Helvetica" w:hAnsi="Helvetica" w:cs="Times New Roman"/>
        </w:rPr>
        <w:fldChar w:fldCharType="separate"/>
      </w:r>
      <w:r w:rsidR="002B194A">
        <w:rPr>
          <w:rFonts w:ascii="Helvetica" w:hAnsi="Helvetica" w:cs="Times New Roman"/>
          <w:noProof/>
        </w:rPr>
        <w:t>(Sanabria and Thrailkill, 2009)</w:t>
      </w:r>
      <w:r w:rsidR="00311E7C" w:rsidRPr="006A0859">
        <w:rPr>
          <w:rFonts w:ascii="Helvetica" w:hAnsi="Helvetica" w:cs="Times New Roman"/>
        </w:rPr>
        <w:fldChar w:fldCharType="end"/>
      </w:r>
      <w:r w:rsidR="00311E7C" w:rsidRPr="006A0859">
        <w:rPr>
          <w:rFonts w:ascii="Helvetica" w:hAnsi="Helvetica" w:cs="Times New Roman"/>
        </w:rPr>
        <w:t xml:space="preserve">. </w:t>
      </w:r>
      <w:r w:rsidR="009B67AF">
        <w:rPr>
          <w:rFonts w:ascii="Helvetica" w:hAnsi="Helvetica" w:cs="Times New Roman"/>
        </w:rPr>
        <w:t>H</w:t>
      </w:r>
      <w:r>
        <w:rPr>
          <w:rFonts w:ascii="Helvetica" w:hAnsi="Helvetica" w:cs="Times New Roman"/>
        </w:rPr>
        <w:t xml:space="preserve">ere we showed that head-fixed mouse can play matching pennies at a high level, albeit </w:t>
      </w:r>
      <w:r w:rsidR="009B67AF">
        <w:rPr>
          <w:rFonts w:ascii="Helvetica" w:hAnsi="Helvetica" w:cs="Times New Roman"/>
        </w:rPr>
        <w:t xml:space="preserve">unsurprisingly </w:t>
      </w:r>
      <w:r>
        <w:rPr>
          <w:rFonts w:ascii="Helvetica" w:hAnsi="Helvetica" w:cs="Times New Roman"/>
        </w:rPr>
        <w:t xml:space="preserve">also gaining </w:t>
      </w:r>
      <w:r w:rsidR="006D2058">
        <w:rPr>
          <w:rFonts w:ascii="Helvetica" w:hAnsi="Helvetica" w:cs="Times New Roman"/>
        </w:rPr>
        <w:t xml:space="preserve">rewards at </w:t>
      </w:r>
      <w:r w:rsidR="003E7BCC">
        <w:rPr>
          <w:rFonts w:ascii="Helvetica" w:hAnsi="Helvetica" w:cs="Times New Roman"/>
        </w:rPr>
        <w:t>below</w:t>
      </w:r>
      <w:r w:rsidR="001656DF">
        <w:rPr>
          <w:rFonts w:ascii="Helvetica" w:hAnsi="Helvetica" w:cs="Times New Roman"/>
        </w:rPr>
        <w:t xml:space="preserve"> </w:t>
      </w:r>
      <w:r w:rsidR="006D2058">
        <w:rPr>
          <w:rFonts w:ascii="Helvetica" w:hAnsi="Helvetica" w:cs="Times New Roman"/>
        </w:rPr>
        <w:t>optimal rate</w:t>
      </w:r>
      <w:r w:rsidR="00E61B1C">
        <w:rPr>
          <w:rFonts w:ascii="Helvetica" w:hAnsi="Helvetica" w:cs="Times New Roman"/>
        </w:rPr>
        <w:t>s</w:t>
      </w:r>
      <w:r>
        <w:rPr>
          <w:rFonts w:ascii="Helvetica" w:hAnsi="Helvetica" w:cs="Times New Roman"/>
        </w:rPr>
        <w:t>.</w:t>
      </w:r>
      <w:r w:rsidR="00C2659E">
        <w:rPr>
          <w:rFonts w:ascii="Helvetica" w:hAnsi="Helvetica" w:cs="Times New Roman"/>
        </w:rPr>
        <w:t xml:space="preserve"> Demonstrating that mice can be studied using competitive game paradigms opens </w:t>
      </w:r>
      <w:r w:rsidR="007D34D8">
        <w:rPr>
          <w:rFonts w:ascii="Helvetica" w:hAnsi="Helvetica" w:cs="Times New Roman"/>
        </w:rPr>
        <w:t>new avenues for studying neural circuitry for reward learning</w:t>
      </w:r>
      <w:r w:rsidR="00C2659E">
        <w:rPr>
          <w:rFonts w:ascii="Helvetica" w:hAnsi="Helvetica" w:cs="Times New Roman"/>
        </w:rPr>
        <w:t xml:space="preserve"> in </w:t>
      </w:r>
      <w:r w:rsidR="00F76FF6">
        <w:rPr>
          <w:rFonts w:ascii="Helvetica" w:hAnsi="Helvetica" w:cs="Times New Roman"/>
        </w:rPr>
        <w:t>animal</w:t>
      </w:r>
      <w:r w:rsidR="007D34D8">
        <w:rPr>
          <w:rFonts w:ascii="Helvetica" w:hAnsi="Helvetica" w:cs="Times New Roman"/>
        </w:rPr>
        <w:t xml:space="preserve"> </w:t>
      </w:r>
      <w:r w:rsidR="00C2659E">
        <w:rPr>
          <w:rFonts w:ascii="Helvetica" w:hAnsi="Helvetica" w:cs="Times New Roman"/>
        </w:rPr>
        <w:t>models</w:t>
      </w:r>
      <w:r w:rsidR="00F76FF6">
        <w:rPr>
          <w:rFonts w:ascii="Helvetica" w:hAnsi="Helvetica" w:cs="Times New Roman"/>
        </w:rPr>
        <w:t xml:space="preserve"> of neuropsychiatric disorders</w:t>
      </w:r>
      <w:r w:rsidR="007D34D8">
        <w:rPr>
          <w:rFonts w:ascii="Helvetica" w:hAnsi="Helvetica" w:cs="Times New Roman"/>
        </w:rPr>
        <w:t xml:space="preserve"> </w:t>
      </w:r>
      <w:r w:rsidR="007D34D8">
        <w:rPr>
          <w:rFonts w:ascii="Helvetica" w:hAnsi="Helvetica" w:cs="Times New Roman"/>
        </w:rPr>
        <w:fldChar w:fldCharType="begin">
          <w:fldData xml:space="preserve">PEVuZE5vdGU+PENpdGU+PEF1dGhvcj5CYXJ0aGFzPC9BdXRob3I+PFllYXI+MjAyMDwvWWVhcj48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</w:fldData>
        </w:fldChar>
      </w:r>
      <w:r w:rsidR="007D34D8">
        <w:rPr>
          <w:rFonts w:ascii="Helvetica" w:hAnsi="Helvetica" w:cs="Times New Roman"/>
        </w:rPr>
        <w:instrText xml:space="preserve"> ADDIN EN.CITE </w:instrText>
      </w:r>
      <w:r w:rsidR="007D34D8">
        <w:rPr>
          <w:rFonts w:ascii="Helvetica" w:hAnsi="Helvetica" w:cs="Times New Roman"/>
        </w:rPr>
        <w:fldChar w:fldCharType="begin">
          <w:fldData xml:space="preserve">PEVuZE5vdGU+PENpdGU+PEF1dGhvcj5CYXJ0aGFzPC9BdXRob3I+PFllYXI+MjAyMDwvWWVhcj48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</w:fldData>
        </w:fldChar>
      </w:r>
      <w:r w:rsidR="007D34D8">
        <w:rPr>
          <w:rFonts w:ascii="Helvetica" w:hAnsi="Helvetica" w:cs="Times New Roman"/>
        </w:rPr>
        <w:instrText xml:space="preserve"> ADDIN EN.CITE.DATA </w:instrText>
      </w:r>
      <w:r w:rsidR="007D34D8">
        <w:rPr>
          <w:rFonts w:ascii="Helvetica" w:hAnsi="Helvetica" w:cs="Times New Roman"/>
        </w:rPr>
      </w:r>
      <w:r w:rsidR="007D34D8">
        <w:rPr>
          <w:rFonts w:ascii="Helvetica" w:hAnsi="Helvetica" w:cs="Times New Roman"/>
        </w:rPr>
        <w:fldChar w:fldCharType="end"/>
      </w:r>
      <w:r w:rsidR="007D34D8">
        <w:rPr>
          <w:rFonts w:ascii="Helvetica" w:hAnsi="Helvetica" w:cs="Times New Roman"/>
        </w:rPr>
      </w:r>
      <w:r w:rsidR="007D34D8">
        <w:rPr>
          <w:rFonts w:ascii="Helvetica" w:hAnsi="Helvetica" w:cs="Times New Roman"/>
        </w:rPr>
        <w:fldChar w:fldCharType="separate"/>
      </w:r>
      <w:r w:rsidR="007D34D8">
        <w:rPr>
          <w:rFonts w:ascii="Helvetica" w:hAnsi="Helvetica" w:cs="Times New Roman"/>
          <w:noProof/>
        </w:rPr>
        <w:t>(Barthas et al., 2020; Liao and Kwan, 2021)</w:t>
      </w:r>
      <w:r w:rsidR="007D34D8">
        <w:rPr>
          <w:rFonts w:ascii="Helvetica" w:hAnsi="Helvetica" w:cs="Times New Roman"/>
        </w:rPr>
        <w:fldChar w:fldCharType="end"/>
      </w:r>
      <w:r w:rsidR="00C2659E">
        <w:rPr>
          <w:rFonts w:ascii="Helvetica" w:hAnsi="Helvetica" w:cs="Times New Roman"/>
        </w:rPr>
        <w:t>.</w:t>
      </w:r>
    </w:p>
    <w:p w14:paraId="19DF2025" w14:textId="20DFACF0" w:rsidR="00B053EB" w:rsidRDefault="00B053EB" w:rsidP="00B053EB">
      <w:pPr>
        <w:spacing w:after="0" w:line="360" w:lineRule="auto"/>
        <w:rPr>
          <w:rFonts w:ascii="Helvetica" w:hAnsi="Helvetica" w:cs="Times New Roman"/>
        </w:rPr>
      </w:pPr>
    </w:p>
    <w:p w14:paraId="035211A7" w14:textId="4AD71998" w:rsidR="00995D9C" w:rsidRDefault="004722F8" w:rsidP="004722F8">
      <w:pPr>
        <w:spacing w:after="0" w:line="360" w:lineRule="auto"/>
        <w:rPr>
          <w:rFonts w:ascii="Helvetica" w:hAnsi="Helvetica" w:cs="Times New Roman"/>
        </w:rPr>
      </w:pPr>
      <w:r>
        <w:rPr>
          <w:rFonts w:ascii="Helvetica" w:hAnsi="Helvetica" w:cs="Times New Roman"/>
        </w:rPr>
        <w:t>Although initial characterizations of the tendencies for sub-optimal play have relied on standard reinforcement learning algorithms</w:t>
      </w:r>
      <w:r w:rsidR="00F553EB">
        <w:rPr>
          <w:rFonts w:ascii="Helvetica" w:hAnsi="Helvetica" w:cs="Times New Roman"/>
        </w:rPr>
        <w:fldChar w:fldCharType="begin">
          <w:fldData xml:space="preserve">PEVuZE5vdGU+PENpdGU+PEF1dGhvcj5MZWU8L0F1dGhvcj48WWVhcj4yMDA0PC9ZZWFyPjxSZWNO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</w:fldData>
        </w:fldChar>
      </w:r>
      <w:r w:rsidR="00AC6D31">
        <w:rPr>
          <w:rFonts w:ascii="Helvetica" w:hAnsi="Helvetica" w:cs="Times New Roman"/>
        </w:rPr>
        <w:instrText xml:space="preserve"> ADDIN EN.CITE </w:instrText>
      </w:r>
      <w:r w:rsidR="00AC6D31">
        <w:rPr>
          <w:rFonts w:ascii="Helvetica" w:hAnsi="Helvetica" w:cs="Times New Roman"/>
        </w:rPr>
        <w:fldChar w:fldCharType="begin">
          <w:fldData xml:space="preserve">PEVuZE5vdGU+PENpdGU+PEF1dGhvcj5MZWU8L0F1dGhvcj48WWVhcj4yMDA0PC9ZZWFyPjxSZWNO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</w:fldData>
        </w:fldChar>
      </w:r>
      <w:r w:rsidR="00AC6D31">
        <w:rPr>
          <w:rFonts w:ascii="Helvetica" w:hAnsi="Helvetica" w:cs="Times New Roman"/>
        </w:rPr>
        <w:instrText xml:space="preserve"> ADDIN EN.CITE.DATA </w:instrText>
      </w:r>
      <w:r w:rsidR="00AC6D31">
        <w:rPr>
          <w:rFonts w:ascii="Helvetica" w:hAnsi="Helvetica" w:cs="Times New Roman"/>
        </w:rPr>
      </w:r>
      <w:r w:rsidR="00AC6D31">
        <w:rPr>
          <w:rFonts w:ascii="Helvetica" w:hAnsi="Helvetica" w:cs="Times New Roman"/>
        </w:rPr>
        <w:fldChar w:fldCharType="end"/>
      </w:r>
      <w:r w:rsidR="00F553EB">
        <w:rPr>
          <w:rFonts w:ascii="Helvetica" w:hAnsi="Helvetica" w:cs="Times New Roman"/>
        </w:rPr>
      </w:r>
      <w:r w:rsidR="00F553EB">
        <w:rPr>
          <w:rFonts w:ascii="Helvetica" w:hAnsi="Helvetica" w:cs="Times New Roman"/>
        </w:rPr>
        <w:fldChar w:fldCharType="separate"/>
      </w:r>
      <w:r w:rsidR="00AC6D31">
        <w:rPr>
          <w:rFonts w:ascii="Helvetica" w:hAnsi="Helvetica" w:cs="Times New Roman"/>
          <w:noProof/>
        </w:rPr>
        <w:t>(Erev and Roth, 1998b; Lee et al., 2004)</w:t>
      </w:r>
      <w:r w:rsidR="00F553EB">
        <w:rPr>
          <w:rFonts w:ascii="Helvetica" w:hAnsi="Helvetica" w:cs="Times New Roman"/>
        </w:rPr>
        <w:fldChar w:fldCharType="end"/>
      </w:r>
      <w:r>
        <w:rPr>
          <w:rFonts w:ascii="Helvetica" w:hAnsi="Helvetica" w:cs="Times New Roman"/>
        </w:rPr>
        <w:t>, recent</w:t>
      </w:r>
      <w:r w:rsidR="00043E7E" w:rsidRPr="006A0859">
        <w:rPr>
          <w:rFonts w:ascii="Helvetica" w:hAnsi="Helvetica" w:cs="Times New Roman"/>
        </w:rPr>
        <w:t xml:space="preserve"> studies have reported that deviat</w:t>
      </w:r>
      <w:r>
        <w:rPr>
          <w:rFonts w:ascii="Helvetica" w:hAnsi="Helvetica" w:cs="Times New Roman"/>
        </w:rPr>
        <w:t>ions</w:t>
      </w:r>
      <w:r w:rsidR="00043E7E" w:rsidRPr="006A0859">
        <w:rPr>
          <w:rFonts w:ascii="Helvetica" w:hAnsi="Helvetica" w:cs="Times New Roman"/>
        </w:rPr>
        <w:t xml:space="preserve"> from the predictions of reinforcement learning</w:t>
      </w:r>
      <w:r w:rsidR="00EE49B6">
        <w:rPr>
          <w:rFonts w:ascii="Helvetica" w:hAnsi="Helvetica" w:cs="Times New Roman"/>
        </w:rPr>
        <w:t xml:space="preserve"> </w:t>
      </w:r>
      <w:r w:rsidR="00043E7E" w:rsidRPr="006A0859">
        <w:rPr>
          <w:rFonts w:ascii="Helvetica" w:hAnsi="Helvetica" w:cs="Times New Roman"/>
        </w:rPr>
        <w:fldChar w:fldCharType="begin">
          <w:fldData xml:space="preserve">PEVuZE5vdGU+PENpdGU+PEF1dGhvcj5TZW88L0F1dGhvcj48WWVhcj4yMDE0PC9ZZWFyPjxSZWNO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PEVuZE5vdGU+PENpdGU+PEF1dGhvcj5TZW88L0F1dGhvcj48WWVhcj4yMDE0PC9ZZWFyPjxSZWNO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043E7E" w:rsidRPr="006A0859">
        <w:rPr>
          <w:rFonts w:ascii="Helvetica" w:hAnsi="Helvetica" w:cs="Times New Roman"/>
        </w:rPr>
      </w:r>
      <w:r w:rsidR="00043E7E" w:rsidRPr="006A0859">
        <w:rPr>
          <w:rFonts w:ascii="Helvetica" w:hAnsi="Helvetica" w:cs="Times New Roman"/>
        </w:rPr>
        <w:fldChar w:fldCharType="separate"/>
      </w:r>
      <w:r w:rsidR="00043E7E">
        <w:rPr>
          <w:rFonts w:ascii="Helvetica" w:hAnsi="Helvetica" w:cs="Times New Roman"/>
          <w:noProof/>
        </w:rPr>
        <w:t>(Hampton et al., 2008; Seo et al., 2014; Tervo et al., 2014)</w:t>
      </w:r>
      <w:r w:rsidR="00043E7E" w:rsidRPr="006A0859">
        <w:rPr>
          <w:rFonts w:ascii="Helvetica" w:hAnsi="Helvetica" w:cs="Times New Roman"/>
        </w:rPr>
        <w:fldChar w:fldCharType="end"/>
      </w:r>
      <w:r w:rsidR="00043E7E" w:rsidRPr="006A0859">
        <w:rPr>
          <w:rFonts w:ascii="Helvetica" w:hAnsi="Helvetica" w:cs="Times New Roman"/>
        </w:rPr>
        <w:t xml:space="preserve">. </w:t>
      </w:r>
      <w:r w:rsidR="00EE49B6">
        <w:rPr>
          <w:rFonts w:ascii="Helvetica" w:hAnsi="Helvetica" w:cs="Times New Roman"/>
        </w:rPr>
        <w:t>In this study</w:t>
      </w:r>
      <w:r w:rsidR="00043E7E" w:rsidRPr="006A0859">
        <w:rPr>
          <w:rFonts w:ascii="Helvetica" w:hAnsi="Helvetica" w:cs="Times New Roman"/>
        </w:rPr>
        <w:t xml:space="preserve">, we </w:t>
      </w:r>
      <w:r>
        <w:rPr>
          <w:rFonts w:ascii="Helvetica" w:hAnsi="Helvetica" w:cs="Times New Roman"/>
        </w:rPr>
        <w:t>employed</w:t>
      </w:r>
      <w:r w:rsidR="00EE49B6" w:rsidRPr="006A0859">
        <w:rPr>
          <w:rFonts w:ascii="Helvetica" w:hAnsi="Helvetica" w:cs="Times New Roman"/>
        </w:rPr>
        <w:t xml:space="preserve"> </w:t>
      </w:r>
      <w:r w:rsidR="00043E7E" w:rsidRPr="006A0859">
        <w:rPr>
          <w:rFonts w:ascii="Helvetica" w:hAnsi="Helvetica" w:cs="Times New Roman"/>
        </w:rPr>
        <w:t xml:space="preserve">a hybrid model, which combines </w:t>
      </w:r>
      <w:r w:rsidR="00EE49B6">
        <w:rPr>
          <w:rFonts w:ascii="Helvetica" w:hAnsi="Helvetica" w:cs="Times New Roman"/>
        </w:rPr>
        <w:t>the Q-</w:t>
      </w:r>
      <w:r w:rsidR="00043E7E" w:rsidRPr="006A0859">
        <w:rPr>
          <w:rFonts w:ascii="Helvetica" w:hAnsi="Helvetica" w:cs="Times New Roman"/>
        </w:rPr>
        <w:t xml:space="preserve">learning </w:t>
      </w:r>
      <w:r>
        <w:rPr>
          <w:rFonts w:ascii="Helvetica" w:hAnsi="Helvetica" w:cs="Times New Roman"/>
        </w:rPr>
        <w:t>with</w:t>
      </w:r>
      <w:r w:rsidRPr="006A0859">
        <w:rPr>
          <w:rFonts w:ascii="Helvetica" w:hAnsi="Helvetica" w:cs="Times New Roman"/>
        </w:rPr>
        <w:t xml:space="preserve"> </w:t>
      </w:r>
      <w:r w:rsidR="00043E7E" w:rsidRPr="006A0859">
        <w:rPr>
          <w:rFonts w:ascii="Helvetica" w:hAnsi="Helvetica" w:cs="Times New Roman"/>
        </w:rPr>
        <w:t>choice kernel</w:t>
      </w:r>
      <w:r w:rsidR="00CE0D93">
        <w:rPr>
          <w:rFonts w:ascii="Helvetica" w:hAnsi="Helvetica" w:cs="Times New Roman"/>
        </w:rPr>
        <w:t>, also known as the choice-autocorrelation factor</w:t>
      </w:r>
      <w:r w:rsidR="00EE49B6">
        <w:rPr>
          <w:rFonts w:ascii="Helvetica" w:hAnsi="Helvetica" w:cs="Times New Roman"/>
        </w:rPr>
        <w:t xml:space="preserve"> </w:t>
      </w:r>
      <w:r w:rsidR="00043E7E" w:rsidRPr="006A0859">
        <w:rPr>
          <w:rFonts w:ascii="Helvetica" w:hAnsi="Helvetica" w:cs="Times New Roman"/>
        </w:rPr>
        <w:fldChar w:fldCharType="begin">
          <w:fldData xml:space="preserve">PEVuZE5vdGU+PENpdGU+PEF1dGhvcj5XaWxzb248L0F1dGhvcj48WWVhcj4yMDE5PC9ZZWFyPjxS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PEVuZE5vdGU+PENpdGU+PEF1dGhvcj5XaWxzb248L0F1dGhvcj48WWVhcj4yMDE5PC9ZZWFyPjxS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043E7E" w:rsidRPr="006A0859">
        <w:rPr>
          <w:rFonts w:ascii="Helvetica" w:hAnsi="Helvetica" w:cs="Times New Roman"/>
        </w:rPr>
      </w:r>
      <w:r w:rsidR="00043E7E" w:rsidRPr="006A0859">
        <w:rPr>
          <w:rFonts w:ascii="Helvetica" w:hAnsi="Helvetica" w:cs="Times New Roman"/>
        </w:rPr>
        <w:fldChar w:fldCharType="separate"/>
      </w:r>
      <w:r w:rsidR="00043E7E">
        <w:rPr>
          <w:rFonts w:ascii="Helvetica" w:hAnsi="Helvetica" w:cs="Times New Roman"/>
          <w:noProof/>
        </w:rPr>
        <w:t>(Katahira, 2015; Wilson and Collins, 2019)</w:t>
      </w:r>
      <w:r w:rsidR="00043E7E" w:rsidRPr="006A0859">
        <w:rPr>
          <w:rFonts w:ascii="Helvetica" w:hAnsi="Helvetica" w:cs="Times New Roman"/>
        </w:rPr>
        <w:fldChar w:fldCharType="end"/>
      </w:r>
      <w:r w:rsidR="00EE49B6">
        <w:rPr>
          <w:rFonts w:ascii="Helvetica" w:hAnsi="Helvetica" w:cs="Times New Roman"/>
        </w:rPr>
        <w:t xml:space="preserve">. </w:t>
      </w:r>
      <w:r w:rsidR="00F553EB">
        <w:rPr>
          <w:rFonts w:ascii="Helvetica" w:hAnsi="Helvetica" w:cs="Times New Roman"/>
        </w:rPr>
        <w:t>Specifically,</w:t>
      </w:r>
      <w:r w:rsidR="00EE49B6">
        <w:rPr>
          <w:rFonts w:ascii="Helvetica" w:hAnsi="Helvetica" w:cs="Times New Roman"/>
        </w:rPr>
        <w:t xml:space="preserve"> the choice kernel </w:t>
      </w:r>
      <w:r>
        <w:rPr>
          <w:rFonts w:ascii="Helvetica" w:hAnsi="Helvetica" w:cs="Times New Roman"/>
        </w:rPr>
        <w:t>was included to capture</w:t>
      </w:r>
      <w:r w:rsidR="00EE49B6">
        <w:rPr>
          <w:rFonts w:ascii="Helvetica" w:hAnsi="Helvetica" w:cs="Times New Roman"/>
        </w:rPr>
        <w:t xml:space="preserve"> serial choice dependency, which </w:t>
      </w:r>
      <w:r w:rsidR="00DB7E72">
        <w:rPr>
          <w:rFonts w:ascii="Helvetica" w:hAnsi="Helvetica" w:cs="Times New Roman"/>
        </w:rPr>
        <w:t xml:space="preserve">is commonly observed in </w:t>
      </w:r>
      <w:r w:rsidR="00CE0D93">
        <w:rPr>
          <w:rFonts w:ascii="Helvetica" w:hAnsi="Helvetica" w:cs="Times New Roman"/>
        </w:rPr>
        <w:t xml:space="preserve">humans and </w:t>
      </w:r>
      <w:r w:rsidR="00DB7E72">
        <w:rPr>
          <w:rFonts w:ascii="Helvetica" w:hAnsi="Helvetica" w:cs="Times New Roman"/>
        </w:rPr>
        <w:t>animals performing various tasks</w:t>
      </w:r>
      <w:r w:rsidR="006873B0" w:rsidRPr="006A0859">
        <w:rPr>
          <w:rFonts w:ascii="Helvetica" w:hAnsi="Helvetica" w:cs="Times New Roman"/>
        </w:rPr>
        <w:t xml:space="preserve"> </w:t>
      </w:r>
      <w:r w:rsidR="006873B0" w:rsidRPr="006A0859">
        <w:rPr>
          <w:rFonts w:ascii="Helvetica" w:hAnsi="Helvetica" w:cs="Times New Roman"/>
        </w:rPr>
        <w:fldChar w:fldCharType="begin">
          <w:fldData xml:space="preserve">PEVuZE5vdGU+PENpdGU+PEF1dGhvcj5Ba2Fpc2hpPC9BdXRob3I+PFllYXI+MjAxNDwvWWVhcj48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==
</w:fldData>
        </w:fldChar>
      </w:r>
      <w:r w:rsidR="00F92595">
        <w:rPr>
          <w:rFonts w:ascii="Helvetica" w:hAnsi="Helvetica" w:cs="Times New Roman"/>
        </w:rPr>
        <w:instrText xml:space="preserve"> ADDIN EN.CITE </w:instrText>
      </w:r>
      <w:r w:rsidR="00F92595">
        <w:rPr>
          <w:rFonts w:ascii="Helvetica" w:hAnsi="Helvetica" w:cs="Times New Roman"/>
        </w:rPr>
        <w:fldChar w:fldCharType="begin">
          <w:fldData xml:space="preserve">PEVuZE5vdGU+PENpdGU+PEF1dGhvcj5Ba2Fpc2hpPC9BdXRob3I+PFllYXI+MjAxNDwvWWVhcj48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==
</w:fldData>
        </w:fldChar>
      </w:r>
      <w:r w:rsidR="00F92595">
        <w:rPr>
          <w:rFonts w:ascii="Helvetica" w:hAnsi="Helvetica" w:cs="Times New Roman"/>
        </w:rPr>
        <w:instrText xml:space="preserve"> ADDIN EN.CITE.DATA </w:instrText>
      </w:r>
      <w:r w:rsidR="00F92595">
        <w:rPr>
          <w:rFonts w:ascii="Helvetica" w:hAnsi="Helvetica" w:cs="Times New Roman"/>
        </w:rPr>
      </w:r>
      <w:r w:rsidR="00F92595">
        <w:rPr>
          <w:rFonts w:ascii="Helvetica" w:hAnsi="Helvetica" w:cs="Times New Roman"/>
        </w:rPr>
        <w:fldChar w:fldCharType="end"/>
      </w:r>
      <w:r w:rsidR="006873B0" w:rsidRPr="006A0859">
        <w:rPr>
          <w:rFonts w:ascii="Helvetica" w:hAnsi="Helvetica" w:cs="Times New Roman"/>
        </w:rPr>
      </w:r>
      <w:r w:rsidR="006873B0" w:rsidRPr="006A0859">
        <w:rPr>
          <w:rFonts w:ascii="Helvetica" w:hAnsi="Helvetica" w:cs="Times New Roman"/>
        </w:rPr>
        <w:fldChar w:fldCharType="separate"/>
      </w:r>
      <w:r w:rsidR="00F553EB">
        <w:rPr>
          <w:rFonts w:ascii="Helvetica" w:hAnsi="Helvetica" w:cs="Times New Roman"/>
          <w:noProof/>
        </w:rPr>
        <w:t>(Akaishi et al., 2014; Abrahamyan et al., 2016)</w:t>
      </w:r>
      <w:r w:rsidR="006873B0" w:rsidRPr="006A0859">
        <w:rPr>
          <w:rFonts w:ascii="Helvetica" w:hAnsi="Helvetica" w:cs="Times New Roman"/>
        </w:rPr>
        <w:fldChar w:fldCharType="end"/>
      </w:r>
      <w:r w:rsidR="00CA6064" w:rsidRPr="006A0859">
        <w:rPr>
          <w:rFonts w:ascii="Helvetica" w:hAnsi="Helvetica" w:cs="Times New Roman"/>
        </w:rPr>
        <w:t xml:space="preserve">. </w:t>
      </w:r>
      <w:r w:rsidR="00BE2BDF" w:rsidRPr="006A0859">
        <w:rPr>
          <w:rFonts w:ascii="Helvetica" w:hAnsi="Helvetica" w:cs="Times New Roman"/>
        </w:rPr>
        <w:t xml:space="preserve">The hybrid model </w:t>
      </w:r>
      <w:r w:rsidR="00E660BE" w:rsidRPr="006A0859">
        <w:rPr>
          <w:rFonts w:ascii="Helvetica" w:hAnsi="Helvetica" w:cs="Times New Roman"/>
        </w:rPr>
        <w:t xml:space="preserve">indeed fit the behavior better than variations of </w:t>
      </w:r>
      <w:r w:rsidR="00DB7E72">
        <w:rPr>
          <w:rFonts w:ascii="Helvetica" w:hAnsi="Helvetica" w:cs="Times New Roman"/>
        </w:rPr>
        <w:t>Q-learning algorithms</w:t>
      </w:r>
      <w:r w:rsidR="00E660BE" w:rsidRPr="006A0859">
        <w:rPr>
          <w:rFonts w:ascii="Helvetica" w:hAnsi="Helvetica" w:cs="Times New Roman"/>
        </w:rPr>
        <w:t xml:space="preserve"> (</w:t>
      </w:r>
      <w:r w:rsidR="00E80814" w:rsidRPr="000B7D62">
        <w:rPr>
          <w:rFonts w:ascii="Helvetica" w:hAnsi="Helvetica" w:cs="Times New Roman"/>
          <w:b/>
          <w:bCs/>
        </w:rPr>
        <w:t>Fig.</w:t>
      </w:r>
      <w:r w:rsidR="00E660BE" w:rsidRPr="000B7D62">
        <w:rPr>
          <w:rFonts w:ascii="Helvetica" w:hAnsi="Helvetica" w:cs="Times New Roman"/>
          <w:b/>
          <w:bCs/>
        </w:rPr>
        <w:t xml:space="preserve"> 2</w:t>
      </w:r>
      <w:r w:rsidR="00E660BE" w:rsidRPr="006A0859">
        <w:rPr>
          <w:rFonts w:ascii="Helvetica" w:hAnsi="Helvetica" w:cs="Times New Roman"/>
        </w:rPr>
        <w:t>).</w:t>
      </w:r>
      <w:r w:rsidR="003D3DC2" w:rsidRPr="006A0859">
        <w:rPr>
          <w:rFonts w:ascii="Helvetica" w:hAnsi="Helvetica" w:cs="Times New Roman"/>
        </w:rPr>
        <w:t xml:space="preserve"> </w:t>
      </w:r>
      <w:r w:rsidR="00995D9C">
        <w:rPr>
          <w:rFonts w:ascii="Helvetica" w:hAnsi="Helvetica" w:cs="Times New Roman"/>
        </w:rPr>
        <w:t xml:space="preserve">We want to highlight the numerical simulations where the reward rate </w:t>
      </w:r>
      <w:r w:rsidR="0001375C">
        <w:rPr>
          <w:rFonts w:ascii="Helvetica" w:hAnsi="Helvetica" w:cs="Times New Roman"/>
        </w:rPr>
        <w:t xml:space="preserve">was examined </w:t>
      </w:r>
      <w:r w:rsidR="00995D9C">
        <w:rPr>
          <w:rFonts w:ascii="Helvetica" w:hAnsi="Helvetica" w:cs="Times New Roman"/>
        </w:rPr>
        <w:t>as a function of inverse temperature (</w:t>
      </w:r>
      <w:r w:rsidR="00995D9C" w:rsidRPr="00C95CE3">
        <w:rPr>
          <w:rFonts w:ascii="Helvetica" w:hAnsi="Helvetica" w:cs="Times New Roman"/>
          <w:b/>
          <w:bCs/>
        </w:rPr>
        <w:t>Fig. 3</w:t>
      </w:r>
      <w:r w:rsidR="00995D9C">
        <w:rPr>
          <w:rFonts w:ascii="Helvetica" w:hAnsi="Helvetica" w:cs="Times New Roman"/>
        </w:rPr>
        <w:t xml:space="preserve">). The animal’s performance lied at a </w:t>
      </w:r>
      <w:r w:rsidR="00380BAF">
        <w:rPr>
          <w:rFonts w:ascii="Helvetica" w:hAnsi="Helvetica" w:cs="Times New Roman"/>
        </w:rPr>
        <w:t>regime</w:t>
      </w:r>
      <w:r w:rsidR="00995D9C">
        <w:rPr>
          <w:rFonts w:ascii="Helvetica" w:hAnsi="Helvetica" w:cs="Times New Roman"/>
        </w:rPr>
        <w:t xml:space="preserve"> where further increas</w:t>
      </w:r>
      <w:r w:rsidR="00380BAF">
        <w:rPr>
          <w:rFonts w:ascii="Helvetica" w:hAnsi="Helvetica" w:cs="Times New Roman"/>
        </w:rPr>
        <w:t>e in</w:t>
      </w:r>
      <w:r w:rsidR="00995D9C">
        <w:rPr>
          <w:rFonts w:ascii="Helvetica" w:hAnsi="Helvetica" w:cs="Times New Roman"/>
        </w:rPr>
        <w:t xml:space="preserve"> </w:t>
      </w:r>
      <w:r w:rsidR="00491258">
        <w:rPr>
          <w:rFonts w:ascii="Helvetica" w:hAnsi="Helvetica" w:cs="Times New Roman"/>
        </w:rPr>
        <w:t>reliance on</w:t>
      </w:r>
      <w:r w:rsidR="00995D9C">
        <w:rPr>
          <w:rFonts w:ascii="Helvetica" w:hAnsi="Helvetica" w:cs="Times New Roman"/>
        </w:rPr>
        <w:t xml:space="preserve"> choice kernel would deteriorate sharply the reward rate. </w:t>
      </w:r>
      <w:r w:rsidR="00491258">
        <w:rPr>
          <w:rFonts w:ascii="Helvetica" w:hAnsi="Helvetica" w:cs="Times New Roman"/>
        </w:rPr>
        <w:t xml:space="preserve">The result hints at the possibility that the animal may be </w:t>
      </w:r>
      <w:r w:rsidR="00C970B7">
        <w:rPr>
          <w:rFonts w:ascii="Helvetica" w:hAnsi="Helvetica" w:cs="Times New Roman"/>
        </w:rPr>
        <w:t>maximizing a</w:t>
      </w:r>
      <w:r w:rsidR="00491258">
        <w:rPr>
          <w:rFonts w:ascii="Helvetica" w:hAnsi="Helvetica" w:cs="Times New Roman"/>
        </w:rPr>
        <w:t xml:space="preserve"> reward</w:t>
      </w:r>
      <w:r w:rsidR="00C970B7">
        <w:rPr>
          <w:rFonts w:ascii="Helvetica" w:hAnsi="Helvetica" w:cs="Times New Roman"/>
        </w:rPr>
        <w:t>-</w:t>
      </w:r>
      <w:r w:rsidR="00491258">
        <w:rPr>
          <w:rFonts w:ascii="Helvetica" w:hAnsi="Helvetica" w:cs="Times New Roman"/>
        </w:rPr>
        <w:t>effort trade-off, because repeating the same choice is likely to be less effortful and indeed is the strategy taken by the animal often near the end of a session.</w:t>
      </w:r>
    </w:p>
    <w:p w14:paraId="0D5F250F" w14:textId="161D5731" w:rsidR="00DD3574" w:rsidRPr="006A0859" w:rsidRDefault="00DD3574" w:rsidP="002B194A">
      <w:pPr>
        <w:spacing w:after="0" w:line="360" w:lineRule="auto"/>
        <w:rPr>
          <w:rFonts w:ascii="Helvetica" w:hAnsi="Helvetica" w:cs="Times New Roman"/>
        </w:rPr>
      </w:pPr>
    </w:p>
    <w:p w14:paraId="7EA6B9C1" w14:textId="71B653B6" w:rsidR="00DD3574" w:rsidRPr="00F92595" w:rsidRDefault="0030253E" w:rsidP="009961B2">
      <w:pPr>
        <w:spacing w:after="0" w:line="360" w:lineRule="auto"/>
        <w:rPr>
          <w:rFonts w:ascii="Helvetica" w:hAnsi="Helvetica" w:cs="Times New Roman"/>
          <w:b/>
          <w:bCs/>
        </w:rPr>
      </w:pPr>
      <w:r>
        <w:rPr>
          <w:rFonts w:ascii="Helvetica" w:hAnsi="Helvetica" w:cs="Times New Roman"/>
        </w:rPr>
        <w:t xml:space="preserve">We further note that many studies of </w:t>
      </w:r>
      <w:r w:rsidR="00043E7E">
        <w:rPr>
          <w:rFonts w:ascii="Helvetica" w:hAnsi="Helvetica" w:cs="Times New Roman"/>
        </w:rPr>
        <w:t xml:space="preserve">flexible </w:t>
      </w:r>
      <w:r>
        <w:rPr>
          <w:rFonts w:ascii="Helvetica" w:hAnsi="Helvetica" w:cs="Times New Roman"/>
        </w:rPr>
        <w:t>decision-making in rodents have relied on two-armed bandit tasks</w:t>
      </w:r>
      <w:r w:rsidR="009961B2">
        <w:rPr>
          <w:rFonts w:ascii="Helvetica" w:hAnsi="Helvetica" w:cs="Times New Roman"/>
        </w:rPr>
        <w:t xml:space="preserve"> with a block-based design</w:t>
      </w:r>
      <w:r w:rsidR="0053340B">
        <w:rPr>
          <w:rFonts w:ascii="Helvetica" w:hAnsi="Helvetica" w:cs="Times New Roman"/>
        </w:rPr>
        <w:t xml:space="preserve"> </w:t>
      </w:r>
      <w:r w:rsidR="0053340B">
        <w:rPr>
          <w:rFonts w:ascii="Helvetica" w:hAnsi="Helvetica" w:cs="Times New Roman"/>
        </w:rPr>
        <w:fldChar w:fldCharType="begin">
          <w:fldData xml:space="preserve">PEVuZE5vdGU+PENpdGU+PEF1dGhvcj5Hcm9tYW48L0F1dGhvcj48WWVhcj4yMDE5PC9ZZWFyPjxS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PEVuZE5vdGU+PENpdGU+PEF1dGhvcj5Hcm9tYW48L0F1dGhvcj48WWVhcj4yMDE5PC9ZZWFyPjxS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53340B">
        <w:rPr>
          <w:rFonts w:ascii="Helvetica" w:hAnsi="Helvetica" w:cs="Times New Roman"/>
        </w:rPr>
      </w:r>
      <w:r w:rsidR="0053340B">
        <w:rPr>
          <w:rFonts w:ascii="Helvetica" w:hAnsi="Helvetica" w:cs="Times New Roman"/>
        </w:rPr>
        <w:fldChar w:fldCharType="separate"/>
      </w:r>
      <w:r w:rsidR="0053340B">
        <w:rPr>
          <w:rFonts w:ascii="Helvetica" w:hAnsi="Helvetica" w:cs="Times New Roman"/>
          <w:noProof/>
        </w:rPr>
        <w:t xml:space="preserve">(Ito and Doya, 2009; Sul et al., 2010; Sul et al., </w:t>
      </w:r>
      <w:r w:rsidR="0053340B">
        <w:rPr>
          <w:rFonts w:ascii="Helvetica" w:hAnsi="Helvetica" w:cs="Times New Roman"/>
          <w:noProof/>
        </w:rPr>
        <w:lastRenderedPageBreak/>
        <w:t>2011; Tai et al., 2012; Bari et al., 2019; Groman et al., 2019; Hattori et al., 2019)</w:t>
      </w:r>
      <w:r w:rsidR="0053340B">
        <w:rPr>
          <w:rFonts w:ascii="Helvetica" w:hAnsi="Helvetica" w:cs="Times New Roman"/>
        </w:rPr>
        <w:fldChar w:fldCharType="end"/>
      </w:r>
      <w:r w:rsidR="00AE1553" w:rsidRPr="006A0859">
        <w:rPr>
          <w:rFonts w:ascii="Helvetica" w:hAnsi="Helvetica" w:cs="Times New Roman"/>
        </w:rPr>
        <w:t xml:space="preserve">. </w:t>
      </w:r>
      <w:r>
        <w:rPr>
          <w:rFonts w:ascii="Helvetica" w:hAnsi="Helvetica" w:cs="Times New Roman"/>
        </w:rPr>
        <w:t>Th</w:t>
      </w:r>
      <w:r w:rsidR="009961B2">
        <w:rPr>
          <w:rFonts w:ascii="Helvetica" w:hAnsi="Helvetica" w:cs="Times New Roman"/>
        </w:rPr>
        <w:t>is</w:t>
      </w:r>
      <w:r>
        <w:rPr>
          <w:rFonts w:ascii="Helvetica" w:hAnsi="Helvetica" w:cs="Times New Roman"/>
        </w:rPr>
        <w:t xml:space="preserve"> classic bandit paradigm has many merits, but also have a few shortcomings. First, </w:t>
      </w:r>
      <w:r w:rsidR="009961B2">
        <w:rPr>
          <w:rFonts w:ascii="Helvetica" w:hAnsi="Helvetica" w:cs="Times New Roman"/>
        </w:rPr>
        <w:t>the length of the blocks is a crucial parameter that relates to the volatility of the environment and is typically arbitrarily set by the experimenter. By contrast, matching pennies has a payoff matrix but otherwise no experimenter-defined parameters for the task.</w:t>
      </w:r>
      <w:r>
        <w:rPr>
          <w:rFonts w:ascii="Helvetica" w:hAnsi="Helvetica" w:cs="Times New Roman"/>
        </w:rPr>
        <w:t xml:space="preserve"> </w:t>
      </w:r>
      <w:r w:rsidR="009961B2">
        <w:rPr>
          <w:rFonts w:ascii="Helvetica" w:hAnsi="Helvetica" w:cs="Times New Roman"/>
        </w:rPr>
        <w:t xml:space="preserve">Second, within a block, it is advantageous for the animals to continually exploit the high-reward-probability option, therefore leading to strong serial choice dependencies. By contrast, in matching pennies, the computer opponent was designed to detect such dependencies and exert competitive pressure on the animal, therefore the animal is encouraged to always diversify its choice patterns during the session. Therefore, two-player games such as matching pennies are elegant and simple in </w:t>
      </w:r>
      <w:proofErr w:type="gramStart"/>
      <w:r w:rsidR="009961B2">
        <w:rPr>
          <w:rFonts w:ascii="Helvetica" w:hAnsi="Helvetica" w:cs="Times New Roman"/>
        </w:rPr>
        <w:t>design, and</w:t>
      </w:r>
      <w:proofErr w:type="gramEnd"/>
      <w:r w:rsidR="009961B2">
        <w:rPr>
          <w:rFonts w:ascii="Helvetica" w:hAnsi="Helvetica" w:cs="Times New Roman"/>
        </w:rPr>
        <w:t xml:space="preserve"> allows for investigation of neural mechanism underlying flexible decision-making under a regime that are quite different from two-armed bandit tasks (</w:t>
      </w:r>
      <w:r w:rsidR="009961B2" w:rsidRPr="00C95CE3">
        <w:rPr>
          <w:rFonts w:ascii="Helvetica" w:hAnsi="Helvetica" w:cs="Times New Roman"/>
          <w:b/>
          <w:bCs/>
        </w:rPr>
        <w:t>Figs. 2D, 3, 8F</w:t>
      </w:r>
      <w:r w:rsidR="00CB4DF1">
        <w:rPr>
          <w:rFonts w:ascii="Helvetica" w:hAnsi="Helvetica" w:cs="Times New Roman"/>
          <w:b/>
          <w:bCs/>
        </w:rPr>
        <w:t>-</w:t>
      </w:r>
      <w:r w:rsidR="009961B2" w:rsidRPr="00C95CE3">
        <w:rPr>
          <w:rFonts w:ascii="Helvetica" w:hAnsi="Helvetica" w:cs="Times New Roman"/>
          <w:b/>
          <w:bCs/>
        </w:rPr>
        <w:t>H</w:t>
      </w:r>
      <w:r w:rsidR="009961B2">
        <w:rPr>
          <w:rFonts w:ascii="Helvetica" w:hAnsi="Helvetica" w:cs="Times New Roman"/>
        </w:rPr>
        <w:t>).</w:t>
      </w:r>
    </w:p>
    <w:p w14:paraId="6003BE37" w14:textId="77777777" w:rsidR="00F8004B" w:rsidRDefault="00F8004B" w:rsidP="002B194A">
      <w:pPr>
        <w:spacing w:after="0" w:line="360" w:lineRule="auto"/>
        <w:rPr>
          <w:rFonts w:ascii="Helvetica" w:eastAsia="Times New Roman" w:hAnsi="Helvetica" w:cs="Times New Roman"/>
        </w:rPr>
      </w:pPr>
    </w:p>
    <w:p w14:paraId="106141FE" w14:textId="2926466F" w:rsidR="00171C25" w:rsidRPr="00944815" w:rsidRDefault="009E0F96" w:rsidP="002B194A">
      <w:pPr>
        <w:spacing w:after="0" w:line="360" w:lineRule="auto"/>
        <w:rPr>
          <w:rFonts w:ascii="Helvetica" w:eastAsia="Times New Roman" w:hAnsi="Helvetica" w:cs="Times New Roman"/>
          <w:b/>
          <w:bCs/>
        </w:rPr>
      </w:pPr>
      <w:r>
        <w:rPr>
          <w:rFonts w:ascii="Helvetica" w:eastAsia="Times New Roman" w:hAnsi="Helvetica" w:cs="Times New Roman"/>
          <w:b/>
          <w:bCs/>
        </w:rPr>
        <w:t>Pupil responses</w:t>
      </w:r>
      <w:r w:rsidR="00171C25" w:rsidRPr="00944815">
        <w:rPr>
          <w:rFonts w:ascii="Helvetica" w:eastAsia="Times New Roman" w:hAnsi="Helvetica" w:cs="Times New Roman"/>
          <w:b/>
          <w:bCs/>
        </w:rPr>
        <w:t xml:space="preserve"> and </w:t>
      </w:r>
      <w:r w:rsidR="00B47FCA">
        <w:rPr>
          <w:rFonts w:ascii="Helvetica" w:eastAsia="Times New Roman" w:hAnsi="Helvetica" w:cs="Times New Roman"/>
          <w:b/>
          <w:bCs/>
        </w:rPr>
        <w:t xml:space="preserve">potential </w:t>
      </w:r>
      <w:r w:rsidR="00171C25" w:rsidRPr="00944815">
        <w:rPr>
          <w:rFonts w:ascii="Helvetica" w:eastAsia="Times New Roman" w:hAnsi="Helvetica" w:cs="Times New Roman"/>
          <w:b/>
          <w:bCs/>
        </w:rPr>
        <w:t>neuromodulat</w:t>
      </w:r>
      <w:r w:rsidR="00B47FCA">
        <w:rPr>
          <w:rFonts w:ascii="Helvetica" w:eastAsia="Times New Roman" w:hAnsi="Helvetica" w:cs="Times New Roman"/>
          <w:b/>
          <w:bCs/>
        </w:rPr>
        <w:t>ory mechanisms</w:t>
      </w:r>
    </w:p>
    <w:p w14:paraId="742D7166" w14:textId="559C1264" w:rsidR="00F074E9" w:rsidRPr="006A0859" w:rsidRDefault="00F23313" w:rsidP="000D5CF4">
      <w:pPr>
        <w:spacing w:after="0" w:line="360" w:lineRule="auto"/>
        <w:rPr>
          <w:rFonts w:ascii="Helvetica" w:hAnsi="Helvetica" w:cs="Times New Roman"/>
        </w:rPr>
      </w:pPr>
      <w:r>
        <w:rPr>
          <w:rFonts w:ascii="Helvetica" w:hAnsi="Helvetica" w:cs="Times New Roman"/>
        </w:rPr>
        <w:t xml:space="preserve">Pupil fluctuation is an indicator of </w:t>
      </w:r>
      <w:r w:rsidR="00F649A2">
        <w:rPr>
          <w:rFonts w:ascii="Helvetica" w:hAnsi="Helvetica" w:cs="Times New Roman"/>
        </w:rPr>
        <w:t xml:space="preserve">the </w:t>
      </w:r>
      <w:r>
        <w:rPr>
          <w:rFonts w:ascii="Helvetica" w:hAnsi="Helvetica" w:cs="Times New Roman"/>
        </w:rPr>
        <w:t xml:space="preserve">arousal </w:t>
      </w:r>
      <w:r w:rsidR="00372254">
        <w:rPr>
          <w:rFonts w:ascii="Helvetica" w:hAnsi="Helvetica" w:cs="Times New Roman"/>
        </w:rPr>
        <w:t xml:space="preserve">state of an animal, </w:t>
      </w:r>
      <w:r>
        <w:rPr>
          <w:rFonts w:ascii="Helvetica" w:hAnsi="Helvetica" w:cs="Times New Roman"/>
        </w:rPr>
        <w:t>and likely associate</w:t>
      </w:r>
      <w:r w:rsidR="005C06D6">
        <w:rPr>
          <w:rFonts w:ascii="Helvetica" w:hAnsi="Helvetica" w:cs="Times New Roman"/>
        </w:rPr>
        <w:t>s</w:t>
      </w:r>
      <w:r>
        <w:rPr>
          <w:rFonts w:ascii="Helvetica" w:hAnsi="Helvetica" w:cs="Times New Roman"/>
        </w:rPr>
        <w:t xml:space="preserve"> with </w:t>
      </w:r>
      <w:r w:rsidR="00F649A2">
        <w:rPr>
          <w:rFonts w:ascii="Helvetica" w:hAnsi="Helvetica" w:cs="Times New Roman"/>
        </w:rPr>
        <w:t>the levels of various neuromodulator in the forebrain</w:t>
      </w:r>
      <w:r w:rsidR="00030CB1">
        <w:rPr>
          <w:rFonts w:ascii="Helvetica" w:hAnsi="Helvetica" w:cs="Times New Roman"/>
        </w:rPr>
        <w:t xml:space="preserve"> </w:t>
      </w:r>
      <w:r w:rsidR="00F92595">
        <w:rPr>
          <w:rFonts w:ascii="Helvetica" w:hAnsi="Helvetica" w:cs="Times New Roman"/>
        </w:rPr>
        <w:fldChar w:fldCharType="begin"/>
      </w:r>
      <w:r w:rsidR="00F92595">
        <w:rPr>
          <w:rFonts w:ascii="Helvetica" w:hAnsi="Helvetica" w:cs="Times New Roman"/>
        </w:rPr>
        <w:instrText xml:space="preserve"> ADDIN EN.CITE &lt;EndNote&gt;&lt;Cite&gt;&lt;Author&gt;McGinley&lt;/Author&gt;&lt;Year&gt;2015&lt;/Year&gt;&lt;RecNum&gt;1119&lt;/RecNum&gt;&lt;DisplayText&gt;(McGinley et al., 2015)&lt;/DisplayText&gt;&lt;record&gt;&lt;rec-number&gt;1119&lt;/rec-number&gt;&lt;foreign-keys&gt;&lt;key app="EN" db-id="x5zwrx5zozxpepe2psdpztzme9f9weaszspd" timestamp="1623767583" guid="dd1ba165-730d-4095-95af-57ddde9122a5"&gt;1119&lt;/key&gt;&lt;/foreign-keys&gt;&lt;ref-type name="Journal Article"&gt;17&lt;/ref-type&gt;&lt;contributors&gt;&lt;authors&gt;&lt;author&gt;McGinley, Matthew J&lt;/author&gt;&lt;author&gt;Vinck, Martin&lt;/author&gt;&lt;author&gt;Reimer, Jacob&lt;/author&gt;&lt;author&gt;Batista-Brito, Renata&lt;/author&gt;&lt;author&gt;Zagha, Edward&lt;/author&gt;&lt;author&gt;Cadwell, Cathryn R&lt;/author&gt;&lt;author&gt;Tolias, Andreas S&lt;/author&gt;&lt;author&gt;Cardin, Jessica A&lt;/author&gt;&lt;author&gt;McCormick, David A&lt;/author&gt;&lt;/authors&gt;&lt;/contributors&gt;&lt;titles&gt;&lt;title&gt;Waking state: rapid variations modulate neural and behavioral responses&lt;/title&gt;&lt;secondary-title&gt;Neuron&lt;/secondary-title&gt;&lt;/titles&gt;&lt;periodical&gt;&lt;full-title&gt;Neuron&lt;/full-title&gt;&lt;/periodical&gt;&lt;pages&gt;1143-1161&lt;/pages&gt;&lt;volume&gt;87&lt;/volume&gt;&lt;number&gt;6&lt;/number&gt;&lt;dates&gt;&lt;year&gt;2015&lt;/year&gt;&lt;/dates&gt;&lt;isbn&gt;0896-6273&lt;/isbn&gt;&lt;urls&gt;&lt;/urls&gt;&lt;/record&gt;&lt;/Cite&gt;&lt;/EndNote&gt;</w:instrText>
      </w:r>
      <w:r w:rsidR="00F92595">
        <w:rPr>
          <w:rFonts w:ascii="Helvetica" w:hAnsi="Helvetica" w:cs="Times New Roman"/>
        </w:rPr>
        <w:fldChar w:fldCharType="separate"/>
      </w:r>
      <w:r w:rsidR="00F92595">
        <w:rPr>
          <w:rFonts w:ascii="Helvetica" w:hAnsi="Helvetica" w:cs="Times New Roman"/>
          <w:noProof/>
        </w:rPr>
        <w:t>(McGinley et al., 2015)</w:t>
      </w:r>
      <w:r w:rsidR="00F92595">
        <w:rPr>
          <w:rFonts w:ascii="Helvetica" w:hAnsi="Helvetica" w:cs="Times New Roman"/>
        </w:rPr>
        <w:fldChar w:fldCharType="end"/>
      </w:r>
      <w:r>
        <w:rPr>
          <w:rFonts w:ascii="Helvetica" w:hAnsi="Helvetica" w:cs="Times New Roman"/>
        </w:rPr>
        <w:t xml:space="preserve">. This relationship </w:t>
      </w:r>
      <w:r w:rsidR="00F649A2">
        <w:rPr>
          <w:rFonts w:ascii="Helvetica" w:hAnsi="Helvetica" w:cs="Times New Roman"/>
        </w:rPr>
        <w:t xml:space="preserve">between pupil size and NE </w:t>
      </w:r>
      <w:r>
        <w:rPr>
          <w:rFonts w:ascii="Helvetica" w:hAnsi="Helvetica" w:cs="Times New Roman"/>
        </w:rPr>
        <w:t xml:space="preserve">is supported by prior </w:t>
      </w:r>
      <w:r w:rsidR="00F078C2">
        <w:rPr>
          <w:rFonts w:ascii="Helvetica" w:hAnsi="Helvetica" w:cs="Times New Roman"/>
        </w:rPr>
        <w:t>results</w:t>
      </w:r>
      <w:r w:rsidR="00F649A2">
        <w:rPr>
          <w:rFonts w:ascii="Helvetica" w:hAnsi="Helvetica" w:cs="Times New Roman"/>
        </w:rPr>
        <w:t xml:space="preserve">, which </w:t>
      </w:r>
      <w:r>
        <w:rPr>
          <w:rFonts w:ascii="Helvetica" w:hAnsi="Helvetica" w:cs="Times New Roman"/>
        </w:rPr>
        <w:t xml:space="preserve">showed reliable tracking of pupil fluctuations to activity of noradrenergic axons in the neocortex </w:t>
      </w:r>
      <w:r w:rsidRPr="006A0859">
        <w:rPr>
          <w:rFonts w:ascii="Helvetica" w:hAnsi="Helvetica" w:cs="Times New Roman"/>
        </w:rPr>
        <w:fldChar w:fldCharType="begin">
          <w:fldData xml:space="preserve">PEVuZE5vdGU+PENpdGU+PEF1dGhvcj5SZWltZXI8L0F1dGhvcj48WWVhcj4yMDE2PC9ZZWFyPjxS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PEVuZE5vdGU+PENpdGU+PEF1dGhvcj5SZWltZXI8L0F1dGhvcj48WWVhcj4yMDE2PC9ZZWFyPjxS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Pr="006A0859">
        <w:rPr>
          <w:rFonts w:ascii="Helvetica" w:hAnsi="Helvetica" w:cs="Times New Roman"/>
        </w:rPr>
      </w:r>
      <w:r w:rsidRPr="006A0859">
        <w:rPr>
          <w:rFonts w:ascii="Helvetica" w:hAnsi="Helvetica" w:cs="Times New Roman"/>
        </w:rPr>
        <w:fldChar w:fldCharType="separate"/>
      </w:r>
      <w:r w:rsidRPr="006A0859">
        <w:rPr>
          <w:rFonts w:ascii="Helvetica" w:hAnsi="Helvetica" w:cs="Times New Roman"/>
          <w:noProof/>
        </w:rPr>
        <w:t>(Reimer et al., 2016)</w:t>
      </w:r>
      <w:r w:rsidRPr="006A0859">
        <w:rPr>
          <w:rFonts w:ascii="Helvetica" w:hAnsi="Helvetica" w:cs="Times New Roman"/>
        </w:rPr>
        <w:fldChar w:fldCharType="end"/>
      </w:r>
      <w:r w:rsidR="00F078C2">
        <w:rPr>
          <w:rFonts w:ascii="Helvetica" w:hAnsi="Helvetica" w:cs="Times New Roman"/>
        </w:rPr>
        <w:t>. Furthermore, studies of the locus coeruleus (LC), the main source of NE for the forebrain, demonstrated a correlation between single unit firing in LC and pupil diameter</w:t>
      </w:r>
      <w:r w:rsidR="00F92595">
        <w:rPr>
          <w:rFonts w:ascii="Helvetica" w:hAnsi="Helvetica" w:cs="Times New Roman"/>
        </w:rPr>
        <w:fldChar w:fldCharType="begin">
          <w:fldData xml:space="preserve">PEVuZE5vdGU+PENpdGU+PEF1dGhvcj5Bc3Rvbi1Kb25lczwvQXV0aG9yPjxZZWFyPjIwMDU8L1ll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</w:fldData>
        </w:fldChar>
      </w:r>
      <w:r w:rsidR="00AC6D31">
        <w:rPr>
          <w:rFonts w:ascii="Helvetica" w:hAnsi="Helvetica" w:cs="Times New Roman"/>
        </w:rPr>
        <w:instrText xml:space="preserve"> ADDIN EN.CITE </w:instrText>
      </w:r>
      <w:r w:rsidR="00AC6D31">
        <w:rPr>
          <w:rFonts w:ascii="Helvetica" w:hAnsi="Helvetica" w:cs="Times New Roman"/>
        </w:rPr>
        <w:fldChar w:fldCharType="begin">
          <w:fldData xml:space="preserve">PEVuZE5vdGU+PENpdGU+PEF1dGhvcj5Bc3Rvbi1Kb25lczwvQXV0aG9yPjxZZWFyPjIwMDU8L1ll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</w:fldData>
        </w:fldChar>
      </w:r>
      <w:r w:rsidR="00AC6D31">
        <w:rPr>
          <w:rFonts w:ascii="Helvetica" w:hAnsi="Helvetica" w:cs="Times New Roman"/>
        </w:rPr>
        <w:instrText xml:space="preserve"> ADDIN EN.CITE.DATA </w:instrText>
      </w:r>
      <w:r w:rsidR="00AC6D31">
        <w:rPr>
          <w:rFonts w:ascii="Helvetica" w:hAnsi="Helvetica" w:cs="Times New Roman"/>
        </w:rPr>
      </w:r>
      <w:r w:rsidR="00AC6D31">
        <w:rPr>
          <w:rFonts w:ascii="Helvetica" w:hAnsi="Helvetica" w:cs="Times New Roman"/>
        </w:rPr>
        <w:fldChar w:fldCharType="end"/>
      </w:r>
      <w:r w:rsidR="00F92595">
        <w:rPr>
          <w:rFonts w:ascii="Helvetica" w:hAnsi="Helvetica" w:cs="Times New Roman"/>
        </w:rPr>
      </w:r>
      <w:r w:rsidR="00F92595">
        <w:rPr>
          <w:rFonts w:ascii="Helvetica" w:hAnsi="Helvetica" w:cs="Times New Roman"/>
        </w:rPr>
        <w:fldChar w:fldCharType="separate"/>
      </w:r>
      <w:r w:rsidR="00030CB1">
        <w:rPr>
          <w:rFonts w:ascii="Helvetica" w:hAnsi="Helvetica" w:cs="Times New Roman"/>
        </w:rPr>
        <w:t xml:space="preserve"> </w:t>
      </w:r>
      <w:r w:rsidR="00F92595">
        <w:rPr>
          <w:rFonts w:ascii="Helvetica" w:hAnsi="Helvetica" w:cs="Times New Roman"/>
          <w:noProof/>
        </w:rPr>
        <w:t>(Aston-Jones and Cohen, 2005; Yang et al., 2021)</w:t>
      </w:r>
      <w:r w:rsidR="00F92595">
        <w:rPr>
          <w:rFonts w:ascii="Helvetica" w:hAnsi="Helvetica" w:cs="Times New Roman"/>
        </w:rPr>
        <w:fldChar w:fldCharType="end"/>
      </w:r>
      <w:r w:rsidR="00F078C2">
        <w:rPr>
          <w:rFonts w:ascii="Helvetica" w:hAnsi="Helvetica" w:cs="Times New Roman"/>
        </w:rPr>
        <w:t xml:space="preserve">, and </w:t>
      </w:r>
      <w:r>
        <w:rPr>
          <w:rFonts w:ascii="Helvetica" w:hAnsi="Helvetica" w:cs="Times New Roman"/>
        </w:rPr>
        <w:t xml:space="preserve"> pupil dilation triggered by </w:t>
      </w:r>
      <w:r w:rsidR="00F649A2">
        <w:rPr>
          <w:rFonts w:ascii="Helvetica" w:hAnsi="Helvetica" w:cs="Times New Roman"/>
        </w:rPr>
        <w:t>electrical micro</w:t>
      </w:r>
      <w:r w:rsidR="00372254">
        <w:rPr>
          <w:rFonts w:ascii="Helvetica" w:hAnsi="Helvetica" w:cs="Times New Roman"/>
        </w:rPr>
        <w:t xml:space="preserve">stimulation of the locus coeruleus </w:t>
      </w:r>
      <w:r w:rsidR="00372254" w:rsidRPr="006A0859">
        <w:rPr>
          <w:rFonts w:ascii="Helvetica" w:hAnsi="Helvetica" w:cs="Times New Roman"/>
        </w:rPr>
        <w:fldChar w:fldCharType="begin"/>
      </w:r>
      <w:r w:rsidR="00B90073">
        <w:rPr>
          <w:rFonts w:ascii="Helvetica" w:hAnsi="Helvetica" w:cs="Times New Roman"/>
        </w:rPr>
        <w:instrText xml:space="preserve"> ADDIN EN.CITE &lt;EndNote&gt;&lt;Cite&gt;&lt;Author&gt;Joshi&lt;/Author&gt;&lt;Year&gt;2016&lt;/Year&gt;&lt;RecNum&gt;447&lt;/RecNum&gt;&lt;DisplayText&gt;(Joshi et al., 2016)&lt;/DisplayText&gt;&lt;record&gt;&lt;rec-number&gt;447&lt;/rec-number&gt;&lt;foreign-keys&gt;&lt;key app="EN" db-id="x5zwrx5zozxpepe2psdpztzme9f9weaszspd" timestamp="1526255191" guid="db0dae5e-bab7-4836-810e-1ea7d6213bf2"&gt;447&lt;/key&gt;&lt;key app="ENWeb" db-id=""&gt;0&lt;/key&gt;&lt;/foreign-keys&gt;&lt;ref-type name="Journal Article"&gt;17&lt;/ref-type&gt;&lt;contributors&gt;&lt;authors&gt;&lt;author&gt;Joshi, S.&lt;/author&gt;&lt;author&gt;Li, Y.&lt;/author&gt;&lt;author&gt;Kalwani, R. M.&lt;/author&gt;&lt;author&gt;Gold, J. I.&lt;/author&gt;&lt;/authors&gt;&lt;/contributors&gt;&lt;auth-address&gt;Department of Neuroscience, University of Pennsylvania, Philadelphia, PA 19104, USA. Electronic address: sidjoshi@mail.med.upenn.edu.&amp;#xD;Department of Neuroscience, University of Pennsylvania, Philadelphia, PA 19104, USA.&amp;#xD;Temple University School of Medicine, Philadelphia, PA 19140, USA.&lt;/auth-address&gt;&lt;titles&gt;&lt;title&gt;Relationships between Pupil Diameter and Neuronal Activity in the Locus Coeruleus, Colliculi, and Cingulate Cortex&lt;/title&gt;&lt;secondary-title&gt;Neuron&lt;/secondary-title&gt;&lt;/titles&gt;&lt;periodical&gt;&lt;full-title&gt;Neuron&lt;/full-title&gt;&lt;/periodical&gt;&lt;pages&gt;221-34&lt;/pages&gt;&lt;volume&gt;89&lt;/volume&gt;&lt;number&gt;1&lt;/number&gt;&lt;edition&gt;2015/12/30&lt;/edition&gt;&lt;keywords&gt;&lt;keyword&gt;Animals&lt;/keyword&gt;&lt;keyword&gt;Cerebellar Cortex/*physiology&lt;/keyword&gt;&lt;keyword&gt;Electric Stimulation/methods&lt;/keyword&gt;&lt;keyword&gt;Locus Coeruleus/*physiology&lt;/keyword&gt;&lt;keyword&gt;Macaca mulatta&lt;/keyword&gt;&lt;keyword&gt;Male&lt;/keyword&gt;&lt;keyword&gt;Neurons/*physiology&lt;/keyword&gt;&lt;keyword&gt;Norepinephrine/metabolism&lt;/keyword&gt;&lt;keyword&gt;Pupil/*physiology&lt;/keyword&gt;&lt;/keywords&gt;&lt;dates&gt;&lt;year&gt;2016&lt;/year&gt;&lt;pub-dates&gt;&lt;date&gt;Jan 6&lt;/date&gt;&lt;/pub-dates&gt;&lt;/dates&gt;&lt;isbn&gt;1097-4199 (Electronic)&amp;#xD;0896-6273 (Linking)&lt;/isbn&gt;&lt;accession-num&gt;26711118&lt;/accession-num&gt;&lt;urls&gt;&lt;related-urls&gt;&lt;url&gt;https://www.ncbi.nlm.nih.gov/pubmed/26711118&lt;/url&gt;&lt;/related-urls&gt;&lt;/urls&gt;&lt;custom2&gt;PMC4707070&lt;/custom2&gt;&lt;electronic-resource-num&gt;10.1016/j.neuron.2015.11.028&lt;/electronic-resource-num&gt;&lt;/record&gt;&lt;/Cite&gt;&lt;/EndNote&gt;</w:instrText>
      </w:r>
      <w:r w:rsidR="00372254" w:rsidRPr="006A0859">
        <w:rPr>
          <w:rFonts w:ascii="Helvetica" w:hAnsi="Helvetica" w:cs="Times New Roman"/>
        </w:rPr>
        <w:fldChar w:fldCharType="separate"/>
      </w:r>
      <w:r w:rsidR="00372254" w:rsidRPr="006A0859">
        <w:rPr>
          <w:rFonts w:ascii="Helvetica" w:hAnsi="Helvetica" w:cs="Times New Roman"/>
          <w:noProof/>
        </w:rPr>
        <w:t>(Joshi et al., 2016)</w:t>
      </w:r>
      <w:r w:rsidR="00372254" w:rsidRPr="006A0859">
        <w:rPr>
          <w:rFonts w:ascii="Helvetica" w:hAnsi="Helvetica" w:cs="Times New Roman"/>
        </w:rPr>
        <w:fldChar w:fldCharType="end"/>
      </w:r>
      <w:r w:rsidR="00F078C2">
        <w:rPr>
          <w:rFonts w:ascii="Helvetica" w:hAnsi="Helvetica" w:cs="Times New Roman"/>
        </w:rPr>
        <w:t>.</w:t>
      </w:r>
      <w:r w:rsidR="0028205B">
        <w:rPr>
          <w:rFonts w:ascii="Helvetica" w:hAnsi="Helvetica" w:cs="Times New Roman"/>
        </w:rPr>
        <w:t xml:space="preserve"> Several studies have linked pupil dynamics and activity in LC to choice behavior, such as</w:t>
      </w:r>
      <w:r w:rsidR="00482D50">
        <w:rPr>
          <w:rFonts w:ascii="Helvetica" w:hAnsi="Helvetica" w:cs="Times New Roman"/>
        </w:rPr>
        <w:t xml:space="preserve"> </w:t>
      </w:r>
      <w:r w:rsidR="0028205B">
        <w:rPr>
          <w:rFonts w:ascii="Helvetica" w:hAnsi="Helvetica" w:cs="Times New Roman"/>
        </w:rPr>
        <w:t>in the</w:t>
      </w:r>
      <w:r w:rsidR="00844E4A">
        <w:rPr>
          <w:rFonts w:ascii="Helvetica" w:hAnsi="Helvetica" w:cs="Times New Roman"/>
        </w:rPr>
        <w:t xml:space="preserve"> </w:t>
      </w:r>
      <w:r w:rsidR="0028205B" w:rsidRPr="006A0859">
        <w:rPr>
          <w:rFonts w:ascii="Helvetica" w:hAnsi="Helvetica" w:cs="Times New Roman"/>
        </w:rPr>
        <w:t>consolidation of the previous choices</w:t>
      </w:r>
      <w:r w:rsidR="0028205B">
        <w:rPr>
          <w:rFonts w:ascii="Helvetica" w:hAnsi="Helvetica" w:cs="Times New Roman"/>
        </w:rPr>
        <w:t xml:space="preserve"> </w:t>
      </w:r>
      <w:r w:rsidR="0028205B" w:rsidRPr="006A0859">
        <w:rPr>
          <w:rFonts w:ascii="Helvetica" w:hAnsi="Helvetica" w:cs="Times New Roman"/>
        </w:rPr>
        <w:fldChar w:fldCharType="begin">
          <w:fldData xml:space="preserve">PEVuZE5vdGU+PENpdGU+PEF1dGhvcj5FaW5oYXVzZXI8L0F1dGhvcj48WWVhcj4yMDEwPC9ZZWFy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</w:fldData>
        </w:fldChar>
      </w:r>
      <w:r w:rsidR="00B90073">
        <w:rPr>
          <w:rFonts w:ascii="Helvetica" w:hAnsi="Helvetica" w:cs="Times New Roman"/>
        </w:rPr>
        <w:instrText xml:space="preserve"> ADDIN EN.CITE </w:instrText>
      </w:r>
      <w:r w:rsidR="00B90073">
        <w:rPr>
          <w:rFonts w:ascii="Helvetica" w:hAnsi="Helvetica" w:cs="Times New Roman"/>
        </w:rPr>
        <w:fldChar w:fldCharType="begin">
          <w:fldData xml:space="preserve">PEVuZE5vdGU+PENpdGU+PEF1dGhvcj5FaW5oYXVzZXI8L0F1dGhvcj48WWVhcj4yMDEwPC9ZZWFy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</w:fldData>
        </w:fldChar>
      </w:r>
      <w:r w:rsidR="00B90073">
        <w:rPr>
          <w:rFonts w:ascii="Helvetica" w:hAnsi="Helvetica" w:cs="Times New Roman"/>
        </w:rPr>
        <w:instrText xml:space="preserve"> ADDIN EN.CITE.DATA </w:instrText>
      </w:r>
      <w:r w:rsidR="00B90073">
        <w:rPr>
          <w:rFonts w:ascii="Helvetica" w:hAnsi="Helvetica" w:cs="Times New Roman"/>
        </w:rPr>
      </w:r>
      <w:r w:rsidR="00B90073">
        <w:rPr>
          <w:rFonts w:ascii="Helvetica" w:hAnsi="Helvetica" w:cs="Times New Roman"/>
        </w:rPr>
        <w:fldChar w:fldCharType="end"/>
      </w:r>
      <w:r w:rsidR="0028205B" w:rsidRPr="006A0859">
        <w:rPr>
          <w:rFonts w:ascii="Helvetica" w:hAnsi="Helvetica" w:cs="Times New Roman"/>
        </w:rPr>
      </w:r>
      <w:r w:rsidR="0028205B" w:rsidRPr="006A0859">
        <w:rPr>
          <w:rFonts w:ascii="Helvetica" w:hAnsi="Helvetica" w:cs="Times New Roman"/>
        </w:rPr>
        <w:fldChar w:fldCharType="separate"/>
      </w:r>
      <w:r w:rsidR="0028205B" w:rsidRPr="006A0859">
        <w:rPr>
          <w:rFonts w:ascii="Helvetica" w:hAnsi="Helvetica" w:cs="Times New Roman"/>
          <w:noProof/>
        </w:rPr>
        <w:t>(Clayton et al., 2004; Einhauser et al., 2010)</w:t>
      </w:r>
      <w:r w:rsidR="0028205B" w:rsidRPr="006A0859">
        <w:rPr>
          <w:rFonts w:ascii="Helvetica" w:hAnsi="Helvetica" w:cs="Times New Roman"/>
        </w:rPr>
        <w:fldChar w:fldCharType="end"/>
      </w:r>
      <w:r w:rsidR="0028205B" w:rsidRPr="006A0859">
        <w:rPr>
          <w:rFonts w:ascii="Helvetica" w:hAnsi="Helvetica" w:cs="Times New Roman"/>
        </w:rPr>
        <w:t xml:space="preserve"> </w:t>
      </w:r>
      <w:r w:rsidR="0028205B">
        <w:rPr>
          <w:rFonts w:ascii="Helvetica" w:hAnsi="Helvetica" w:cs="Times New Roman"/>
        </w:rPr>
        <w:t>or</w:t>
      </w:r>
      <w:r w:rsidR="0028205B" w:rsidRPr="006A0859">
        <w:rPr>
          <w:rFonts w:ascii="Helvetica" w:hAnsi="Helvetica" w:cs="Times New Roman"/>
        </w:rPr>
        <w:t xml:space="preserve"> </w:t>
      </w:r>
      <w:r w:rsidR="0028205B">
        <w:rPr>
          <w:rFonts w:ascii="Helvetica" w:hAnsi="Helvetica" w:cs="Times New Roman"/>
        </w:rPr>
        <w:t>the</w:t>
      </w:r>
      <w:r w:rsidR="0028205B" w:rsidRPr="006A0859">
        <w:rPr>
          <w:rFonts w:ascii="Helvetica" w:hAnsi="Helvetica" w:cs="Times New Roman"/>
        </w:rPr>
        <w:t xml:space="preserve"> shaping</w:t>
      </w:r>
      <w:r w:rsidR="0028205B">
        <w:rPr>
          <w:rFonts w:ascii="Helvetica" w:hAnsi="Helvetica" w:cs="Times New Roman"/>
        </w:rPr>
        <w:t xml:space="preserve"> of</w:t>
      </w:r>
      <w:r w:rsidR="0028205B" w:rsidRPr="006A0859">
        <w:rPr>
          <w:rFonts w:ascii="Helvetica" w:hAnsi="Helvetica" w:cs="Times New Roman"/>
        </w:rPr>
        <w:t xml:space="preserve"> upcoming </w:t>
      </w:r>
      <w:r w:rsidR="0028205B">
        <w:rPr>
          <w:rFonts w:ascii="Helvetica" w:hAnsi="Helvetica" w:cs="Times New Roman"/>
        </w:rPr>
        <w:t>action</w:t>
      </w:r>
      <w:r w:rsidR="0028205B" w:rsidRPr="006A0859">
        <w:rPr>
          <w:rFonts w:ascii="Helvetica" w:hAnsi="Helvetica" w:cs="Times New Roman"/>
        </w:rPr>
        <w:t>s</w:t>
      </w:r>
      <w:r w:rsidR="0028205B">
        <w:rPr>
          <w:rFonts w:ascii="Helvetica" w:hAnsi="Helvetica" w:cs="Times New Roman"/>
        </w:rPr>
        <w:t xml:space="preserve"> </w:t>
      </w:r>
      <w:r w:rsidR="0028205B" w:rsidRPr="006A0859">
        <w:rPr>
          <w:rFonts w:ascii="Helvetica" w:hAnsi="Helvetica" w:cs="Times New Roman"/>
        </w:rPr>
        <w:fldChar w:fldCharType="begin"/>
      </w:r>
      <w:r w:rsidR="0028205B" w:rsidRPr="006A0859">
        <w:rPr>
          <w:rFonts w:ascii="Helvetica" w:hAnsi="Helvetica" w:cs="Times New Roman"/>
        </w:rPr>
        <w:instrText xml:space="preserve"> ADDIN EN.CITE &lt;EndNote&gt;&lt;Cite&gt;&lt;Author&gt;de Gee&lt;/Author&gt;&lt;Year&gt;2014&lt;/Year&gt;&lt;RecNum&gt;1009&lt;/RecNum&gt;&lt;DisplayText&gt;(de Gee et al., 2014)&lt;/DisplayText&gt;&lt;record&gt;&lt;rec-number&gt;1009&lt;/rec-number&gt;&lt;foreign-keys&gt;&lt;key app="EN" db-id="x5zwrx5zozxpepe2psdpztzme9f9weaszspd" timestamp="1586798558" guid="44a6710d-962e-41fc-97ba-8c33e2c61bf0"&gt;1009&lt;/key&gt;&lt;key app="ENWeb" db-id=""&gt;0&lt;/key&gt;&lt;/foreign-keys&gt;&lt;ref-type name="Journal Article"&gt;17&lt;/ref-type&gt;&lt;contributors&gt;&lt;authors&gt;&lt;author&gt;de Gee, J. W.&lt;/author&gt;&lt;author&gt;Knapen, T.&lt;/author&gt;&lt;author&gt;Donner, T. H.&lt;/author&gt;&lt;/authors&gt;&lt;/contributors&gt;&lt;auth-address&gt;Brain and Cognition, Department of Psychology, University of Amsterdam, 1018 XA, Amsterdam, The Netherlands.&lt;/auth-address&gt;&lt;titles&gt;&lt;title&gt;Decision-related pupil dilation reflects upcoming choice and individual bias&lt;/title&gt;&lt;secondary-title&gt;Proc Natl Acad Sci U S A&lt;/secondary-title&gt;&lt;/titles&gt;&lt;periodical&gt;&lt;full-title&gt;Proc Natl Acad Sci U S A&lt;/full-title&gt;&lt;/periodical&gt;&lt;pages&gt;E618-25&lt;/pages&gt;&lt;volume&gt;111&lt;/volume&gt;&lt;number&gt;5&lt;/number&gt;&lt;edition&gt;2014/01/23&lt;/edition&gt;&lt;keywords&gt;&lt;keyword&gt;Adolescent&lt;/keyword&gt;&lt;keyword&gt;Adult&lt;/keyword&gt;&lt;keyword&gt;Behavior/physiology&lt;/keyword&gt;&lt;keyword&gt;Bias&lt;/keyword&gt;&lt;keyword&gt;Choice Behavior/*physiology&lt;/keyword&gt;&lt;keyword&gt;*Decision Making&lt;/keyword&gt;&lt;keyword&gt;Female&lt;/keyword&gt;&lt;keyword&gt;Humans&lt;/keyword&gt;&lt;keyword&gt;Male&lt;/keyword&gt;&lt;keyword&gt;Pupil/*physiology&lt;/keyword&gt;&lt;keyword&gt;Task Performance and Analysis&lt;/keyword&gt;&lt;keyword&gt;Time Factors&lt;/keyword&gt;&lt;keyword&gt;Young Adult&lt;/keyword&gt;&lt;keyword&gt;arousal&lt;/keyword&gt;&lt;keyword&gt;detection&lt;/keyword&gt;&lt;keyword&gt;neuromodulation&lt;/keyword&gt;&lt;keyword&gt;perceptual psychophysics&lt;/keyword&gt;&lt;/keywords&gt;&lt;dates&gt;&lt;year&gt;2014&lt;/year&gt;&lt;pub-dates&gt;&lt;date&gt;Feb 4&lt;/date&gt;&lt;/pub-dates&gt;&lt;/dates&gt;&lt;isbn&gt;1091-6490 (Electronic)&amp;#xD;0027-8424 (Linking)&lt;/isbn&gt;&lt;accession-num&gt;24449874&lt;/accession-num&gt;&lt;urls&gt;&lt;related-urls&gt;&lt;url&gt;https://www.ncbi.nlm.nih.gov/pubmed/24449874&lt;/url&gt;&lt;/related-urls&gt;&lt;/urls&gt;&lt;custom2&gt;PMC3918830&lt;/custom2&gt;&lt;electronic-resource-num&gt;10.1073/pnas.1317557111&lt;/electronic-resource-num&gt;&lt;/record&gt;&lt;/Cite&gt;&lt;/EndNote&gt;</w:instrText>
      </w:r>
      <w:r w:rsidR="0028205B" w:rsidRPr="006A0859">
        <w:rPr>
          <w:rFonts w:ascii="Helvetica" w:hAnsi="Helvetica" w:cs="Times New Roman"/>
        </w:rPr>
        <w:fldChar w:fldCharType="separate"/>
      </w:r>
      <w:r w:rsidR="0028205B" w:rsidRPr="006A0859">
        <w:rPr>
          <w:rFonts w:ascii="Helvetica" w:hAnsi="Helvetica" w:cs="Times New Roman"/>
          <w:noProof/>
        </w:rPr>
        <w:t>(de Gee et al., 2014)</w:t>
      </w:r>
      <w:r w:rsidR="0028205B" w:rsidRPr="006A0859">
        <w:rPr>
          <w:rFonts w:ascii="Helvetica" w:hAnsi="Helvetica" w:cs="Times New Roman"/>
        </w:rPr>
        <w:fldChar w:fldCharType="end"/>
      </w:r>
      <w:r w:rsidR="0028205B">
        <w:rPr>
          <w:rFonts w:ascii="Helvetica" w:hAnsi="Helvetica" w:cs="Times New Roman"/>
        </w:rPr>
        <w:t xml:space="preserve">. However, these studies were based on </w:t>
      </w:r>
      <w:r w:rsidR="0028205B" w:rsidRPr="006A0859">
        <w:rPr>
          <w:rFonts w:ascii="Helvetica" w:hAnsi="Helvetica" w:cs="Times New Roman"/>
        </w:rPr>
        <w:t xml:space="preserve">visual perceptual </w:t>
      </w:r>
      <w:r w:rsidR="0028205B">
        <w:rPr>
          <w:rFonts w:ascii="Helvetica" w:hAnsi="Helvetica" w:cs="Times New Roman"/>
        </w:rPr>
        <w:t xml:space="preserve">tasks, which is different from our task design </w:t>
      </w:r>
      <w:r w:rsidR="00482D50">
        <w:rPr>
          <w:rFonts w:ascii="Helvetica" w:hAnsi="Helvetica" w:cs="Times New Roman"/>
        </w:rPr>
        <w:t>where the cue is auditory and carries no relevant information except for trial timing</w:t>
      </w:r>
      <w:r w:rsidR="0028205B">
        <w:rPr>
          <w:rFonts w:ascii="Helvetica" w:hAnsi="Helvetica" w:cs="Times New Roman"/>
        </w:rPr>
        <w:t>.</w:t>
      </w:r>
      <w:r w:rsidR="0028205B" w:rsidRPr="006A0859" w:rsidDel="00F23313">
        <w:rPr>
          <w:rFonts w:ascii="Helvetica" w:hAnsi="Helvetica" w:cs="Times New Roman"/>
        </w:rPr>
        <w:t xml:space="preserve"> </w:t>
      </w:r>
      <w:r w:rsidR="003D374D">
        <w:rPr>
          <w:rFonts w:ascii="Helvetica" w:hAnsi="Helvetica" w:cs="Times New Roman"/>
        </w:rPr>
        <w:t>O</w:t>
      </w:r>
      <w:r w:rsidR="0028205B">
        <w:rPr>
          <w:rFonts w:ascii="Helvetica" w:hAnsi="Helvetica" w:cs="Times New Roman"/>
        </w:rPr>
        <w:t xml:space="preserve">ur results hint at a </w:t>
      </w:r>
      <w:r w:rsidR="003D374D">
        <w:rPr>
          <w:rFonts w:ascii="Helvetica" w:hAnsi="Helvetica" w:cs="Times New Roman"/>
        </w:rPr>
        <w:t xml:space="preserve">potential role for noradrenergic signaling </w:t>
      </w:r>
      <w:r w:rsidR="0028205B">
        <w:rPr>
          <w:rFonts w:ascii="Helvetica" w:hAnsi="Helvetica" w:cs="Times New Roman"/>
        </w:rPr>
        <w:t xml:space="preserve">in </w:t>
      </w:r>
      <w:r w:rsidR="0028205B" w:rsidRPr="006A0859">
        <w:rPr>
          <w:rFonts w:ascii="Helvetica" w:hAnsi="Helvetica" w:cs="Times New Roman"/>
        </w:rPr>
        <w:t xml:space="preserve">post-decisional </w:t>
      </w:r>
      <w:r w:rsidR="0028205B">
        <w:rPr>
          <w:rFonts w:ascii="Helvetica" w:hAnsi="Helvetica" w:cs="Times New Roman"/>
        </w:rPr>
        <w:t>value updating</w:t>
      </w:r>
      <w:r w:rsidR="0028205B" w:rsidRPr="006A0859">
        <w:rPr>
          <w:rFonts w:ascii="Helvetica" w:hAnsi="Helvetica" w:cs="Times New Roman"/>
        </w:rPr>
        <w:t xml:space="preserve">, </w:t>
      </w:r>
      <w:r w:rsidR="00A90B5C">
        <w:rPr>
          <w:rFonts w:ascii="Helvetica" w:hAnsi="Helvetica" w:cs="Times New Roman"/>
        </w:rPr>
        <w:t>because</w:t>
      </w:r>
      <w:r w:rsidR="0028205B" w:rsidRPr="006A0859">
        <w:rPr>
          <w:rFonts w:ascii="Helvetica" w:hAnsi="Helvetica" w:cs="Times New Roman"/>
        </w:rPr>
        <w:t xml:space="preserve"> </w:t>
      </w:r>
      <w:r w:rsidR="0028205B">
        <w:rPr>
          <w:rFonts w:ascii="Helvetica" w:hAnsi="Helvetica" w:cs="Times New Roman"/>
        </w:rPr>
        <w:t>the pupil response was</w:t>
      </w:r>
      <w:r w:rsidR="0028205B" w:rsidRPr="006A0859">
        <w:rPr>
          <w:rFonts w:ascii="Helvetica" w:hAnsi="Helvetica" w:cs="Times New Roman"/>
        </w:rPr>
        <w:t xml:space="preserve"> correlated with the RPE and choice kernel error</w:t>
      </w:r>
      <w:r w:rsidR="0028205B">
        <w:rPr>
          <w:rFonts w:ascii="Helvetica" w:hAnsi="Helvetica" w:cs="Times New Roman"/>
        </w:rPr>
        <w:t xml:space="preserve">. This would agree with work that have </w:t>
      </w:r>
      <w:r w:rsidR="000D5CF4">
        <w:rPr>
          <w:rFonts w:ascii="Helvetica" w:hAnsi="Helvetica" w:cs="Times New Roman"/>
        </w:rPr>
        <w:t>showed the relevance for rewards in</w:t>
      </w:r>
      <w:r w:rsidR="0028205B">
        <w:rPr>
          <w:rFonts w:ascii="Helvetica" w:hAnsi="Helvetica" w:cs="Times New Roman"/>
        </w:rPr>
        <w:t xml:space="preserve"> LC activity and pupil dilation in various behavioral settings</w:t>
      </w:r>
      <w:r w:rsidR="0028205B" w:rsidRPr="006A0859" w:rsidDel="00F23313">
        <w:rPr>
          <w:rFonts w:ascii="Helvetica" w:hAnsi="Helvetica" w:cs="Times New Roman"/>
        </w:rPr>
        <w:t xml:space="preserve"> </w:t>
      </w:r>
      <w:r w:rsidR="0028205B" w:rsidRPr="006A0859">
        <w:rPr>
          <w:rFonts w:ascii="Helvetica" w:hAnsi="Helvetica" w:cs="Times New Roman"/>
        </w:rPr>
        <w:fldChar w:fldCharType="begin">
          <w:fldData xml:space="preserve">PEVuZE5vdGU+PENpdGU+PEF1dGhvcj5WYXJhenphbmk8L0F1dGhvcj48WWVhcj4yMDE1PC9ZZWFy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</w:fldData>
        </w:fldChar>
      </w:r>
      <w:r w:rsidR="0028205B">
        <w:rPr>
          <w:rFonts w:ascii="Helvetica" w:hAnsi="Helvetica" w:cs="Times New Roman"/>
        </w:rPr>
        <w:instrText xml:space="preserve"> ADDIN EN.CITE </w:instrText>
      </w:r>
      <w:r w:rsidR="0028205B">
        <w:rPr>
          <w:rFonts w:ascii="Helvetica" w:hAnsi="Helvetica" w:cs="Times New Roman"/>
        </w:rPr>
        <w:fldChar w:fldCharType="begin">
          <w:fldData xml:space="preserve">PEVuZE5vdGU+PENpdGU+PEF1dGhvcj5WYXJhenphbmk8L0F1dGhvcj48WWVhcj4yMDE1PC9ZZWFy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</w:fldData>
        </w:fldChar>
      </w:r>
      <w:r w:rsidR="0028205B">
        <w:rPr>
          <w:rFonts w:ascii="Helvetica" w:hAnsi="Helvetica" w:cs="Times New Roman"/>
        </w:rPr>
        <w:instrText xml:space="preserve"> ADDIN EN.CITE.DATA </w:instrText>
      </w:r>
      <w:r w:rsidR="0028205B">
        <w:rPr>
          <w:rFonts w:ascii="Helvetica" w:hAnsi="Helvetica" w:cs="Times New Roman"/>
        </w:rPr>
      </w:r>
      <w:r w:rsidR="0028205B">
        <w:rPr>
          <w:rFonts w:ascii="Helvetica" w:hAnsi="Helvetica" w:cs="Times New Roman"/>
        </w:rPr>
        <w:fldChar w:fldCharType="end"/>
      </w:r>
      <w:r w:rsidR="0028205B" w:rsidRPr="006A0859">
        <w:rPr>
          <w:rFonts w:ascii="Helvetica" w:hAnsi="Helvetica" w:cs="Times New Roman"/>
        </w:rPr>
      </w:r>
      <w:r w:rsidR="0028205B" w:rsidRPr="006A0859">
        <w:rPr>
          <w:rFonts w:ascii="Helvetica" w:hAnsi="Helvetica" w:cs="Times New Roman"/>
        </w:rPr>
        <w:fldChar w:fldCharType="separate"/>
      </w:r>
      <w:r w:rsidR="0028205B">
        <w:rPr>
          <w:rFonts w:ascii="Helvetica" w:hAnsi="Helvetica" w:cs="Times New Roman"/>
          <w:noProof/>
        </w:rPr>
        <w:t>(Sara and Segal, 1991; Aston-Jones et al., 1997; Varazzani et al., 2015)</w:t>
      </w:r>
      <w:r w:rsidR="0028205B" w:rsidRPr="006A0859">
        <w:rPr>
          <w:rFonts w:ascii="Helvetica" w:hAnsi="Helvetica" w:cs="Times New Roman"/>
        </w:rPr>
        <w:fldChar w:fldCharType="end"/>
      </w:r>
      <w:r w:rsidR="009C0F32">
        <w:rPr>
          <w:rFonts w:ascii="Helvetica" w:hAnsi="Helvetica" w:cs="Times New Roman"/>
        </w:rPr>
        <w:t xml:space="preserve">. Furthermore, there is strong </w:t>
      </w:r>
      <w:r w:rsidR="00244CE9">
        <w:rPr>
          <w:rFonts w:ascii="Helvetica" w:hAnsi="Helvetica" w:cs="Times New Roman"/>
        </w:rPr>
        <w:t>evidence linking pupil changes to error</w:t>
      </w:r>
      <w:r w:rsidR="002838BE">
        <w:rPr>
          <w:rFonts w:ascii="Helvetica" w:hAnsi="Helvetica" w:cs="Times New Roman"/>
        </w:rPr>
        <w:t xml:space="preserve">s and adaptations </w:t>
      </w:r>
      <w:r w:rsidR="00244CE9">
        <w:rPr>
          <w:rFonts w:ascii="Helvetica" w:hAnsi="Helvetica" w:cs="Times New Roman"/>
        </w:rPr>
        <w:t xml:space="preserve">in </w:t>
      </w:r>
      <w:r w:rsidR="002838BE">
        <w:rPr>
          <w:rFonts w:ascii="Helvetica" w:hAnsi="Helvetica" w:cs="Times New Roman"/>
        </w:rPr>
        <w:t>decision tasks involving</w:t>
      </w:r>
      <w:r w:rsidR="00244CE9">
        <w:rPr>
          <w:rFonts w:ascii="Helvetica" w:hAnsi="Helvetica" w:cs="Times New Roman"/>
        </w:rPr>
        <w:t xml:space="preserve"> </w:t>
      </w:r>
      <w:r w:rsidR="002838BE">
        <w:rPr>
          <w:rFonts w:ascii="Helvetica" w:hAnsi="Helvetica" w:cs="Times New Roman"/>
        </w:rPr>
        <w:t>trial- or block-based inference</w:t>
      </w:r>
      <w:r w:rsidR="00030CB1">
        <w:rPr>
          <w:rFonts w:ascii="Helvetica" w:hAnsi="Helvetica" w:cs="Times New Roman"/>
        </w:rPr>
        <w:t xml:space="preserve"> </w:t>
      </w:r>
      <w:r w:rsidR="00AC6D31">
        <w:rPr>
          <w:rFonts w:ascii="Helvetica" w:hAnsi="Helvetica" w:cs="Times New Roman"/>
        </w:rPr>
        <w:fldChar w:fldCharType="begin">
          <w:fldData xml:space="preserve">PEVuZE5vdGU+PENpdGU+PEF1dGhvcj5OYXNzYXI8L0F1dGhvcj48WWVhcj4yMDEyPC9ZZWFyPjxS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=
</w:fldData>
        </w:fldChar>
      </w:r>
      <w:r w:rsidR="00AC6D31">
        <w:rPr>
          <w:rFonts w:ascii="Helvetica" w:hAnsi="Helvetica" w:cs="Times New Roman"/>
        </w:rPr>
        <w:instrText xml:space="preserve"> ADDIN EN.CITE </w:instrText>
      </w:r>
      <w:r w:rsidR="00AC6D31">
        <w:rPr>
          <w:rFonts w:ascii="Helvetica" w:hAnsi="Helvetica" w:cs="Times New Roman"/>
        </w:rPr>
        <w:fldChar w:fldCharType="begin">
          <w:fldData xml:space="preserve">PEVuZE5vdGU+PENpdGU+PEF1dGhvcj5OYXNzYXI8L0F1dGhvcj48WWVhcj4yMDEyPC9ZZWFyPjxS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=
</w:fldData>
        </w:fldChar>
      </w:r>
      <w:r w:rsidR="00AC6D31">
        <w:rPr>
          <w:rFonts w:ascii="Helvetica" w:hAnsi="Helvetica" w:cs="Times New Roman"/>
        </w:rPr>
        <w:instrText xml:space="preserve"> ADDIN EN.CITE.DATA </w:instrText>
      </w:r>
      <w:r w:rsidR="00AC6D31">
        <w:rPr>
          <w:rFonts w:ascii="Helvetica" w:hAnsi="Helvetica" w:cs="Times New Roman"/>
        </w:rPr>
      </w:r>
      <w:r w:rsidR="00AC6D31">
        <w:rPr>
          <w:rFonts w:ascii="Helvetica" w:hAnsi="Helvetica" w:cs="Times New Roman"/>
        </w:rPr>
        <w:fldChar w:fldCharType="end"/>
      </w:r>
      <w:r w:rsidR="00AC6D31">
        <w:rPr>
          <w:rFonts w:ascii="Helvetica" w:hAnsi="Helvetica" w:cs="Times New Roman"/>
        </w:rPr>
      </w:r>
      <w:r w:rsidR="00AC6D31">
        <w:rPr>
          <w:rFonts w:ascii="Helvetica" w:hAnsi="Helvetica" w:cs="Times New Roman"/>
        </w:rPr>
        <w:fldChar w:fldCharType="separate"/>
      </w:r>
      <w:r w:rsidR="00AC6D31">
        <w:rPr>
          <w:rFonts w:ascii="Helvetica" w:hAnsi="Helvetica" w:cs="Times New Roman"/>
          <w:noProof/>
        </w:rPr>
        <w:t>(Nassar et al., 2012; Urai et al., 2017)</w:t>
      </w:r>
      <w:r w:rsidR="00AC6D31">
        <w:rPr>
          <w:rFonts w:ascii="Helvetica" w:hAnsi="Helvetica" w:cs="Times New Roman"/>
        </w:rPr>
        <w:fldChar w:fldCharType="end"/>
      </w:r>
      <w:r w:rsidR="009C0F32">
        <w:rPr>
          <w:rFonts w:ascii="Helvetica" w:hAnsi="Helvetica" w:cs="Times New Roman"/>
        </w:rPr>
        <w:t xml:space="preserve">, </w:t>
      </w:r>
      <w:r w:rsidR="009C0F32">
        <w:rPr>
          <w:rFonts w:ascii="Helvetica" w:hAnsi="Helvetica" w:cs="Times New Roman"/>
        </w:rPr>
        <w:lastRenderedPageBreak/>
        <w:t xml:space="preserve">highlighting the role of pupil-linked systems to control the influence of incoming data </w:t>
      </w:r>
      <w:r w:rsidR="00EA5469">
        <w:rPr>
          <w:rFonts w:ascii="Helvetica" w:hAnsi="Helvetica" w:cs="Times New Roman"/>
        </w:rPr>
        <w:t xml:space="preserve">to guide </w:t>
      </w:r>
      <w:r w:rsidR="00527021">
        <w:rPr>
          <w:rFonts w:ascii="Helvetica" w:hAnsi="Helvetica" w:cs="Times New Roman"/>
        </w:rPr>
        <w:t xml:space="preserve">future </w:t>
      </w:r>
      <w:r w:rsidR="00EA5469">
        <w:rPr>
          <w:rFonts w:ascii="Helvetica" w:hAnsi="Helvetica" w:cs="Times New Roman"/>
        </w:rPr>
        <w:t>decisions</w:t>
      </w:r>
      <w:r w:rsidR="00244CE9">
        <w:rPr>
          <w:rFonts w:ascii="Helvetica" w:hAnsi="Helvetica" w:cs="Times New Roman"/>
        </w:rPr>
        <w:t>.</w:t>
      </w:r>
    </w:p>
    <w:p w14:paraId="31470504" w14:textId="396825D4" w:rsidR="003F7F4C" w:rsidRDefault="003F7F4C" w:rsidP="002B194A">
      <w:pPr>
        <w:spacing w:after="0" w:line="360" w:lineRule="auto"/>
        <w:rPr>
          <w:ins w:id="46" w:author="Alex Kwan" w:date="2021-06-08T16:50:00Z"/>
          <w:rFonts w:ascii="Helvetica" w:hAnsi="Helvetica" w:cs="Times New Roman"/>
        </w:rPr>
      </w:pPr>
    </w:p>
    <w:p w14:paraId="6F403444" w14:textId="4B1DCA33" w:rsidR="002A75A2" w:rsidRDefault="0028205B" w:rsidP="002A75A2">
      <w:pPr>
        <w:spacing w:after="0" w:line="360" w:lineRule="auto"/>
        <w:rPr>
          <w:rFonts w:ascii="Helvetica" w:hAnsi="Helvetica" w:cs="Times New Roman"/>
        </w:rPr>
      </w:pPr>
      <w:r>
        <w:rPr>
          <w:rFonts w:ascii="Helvetica" w:hAnsi="Helvetica" w:cs="Times New Roman"/>
        </w:rPr>
        <w:t xml:space="preserve">We also </w:t>
      </w:r>
      <w:r w:rsidR="008B4AF1" w:rsidRPr="006A0859">
        <w:rPr>
          <w:rFonts w:ascii="Helvetica" w:hAnsi="Helvetica" w:cs="Times New Roman"/>
        </w:rPr>
        <w:t xml:space="preserve">showed that the pupil responses </w:t>
      </w:r>
      <w:r>
        <w:rPr>
          <w:rFonts w:ascii="Helvetica" w:hAnsi="Helvetica" w:cs="Times New Roman"/>
        </w:rPr>
        <w:t>we</w:t>
      </w:r>
      <w:r w:rsidRPr="006A0859">
        <w:rPr>
          <w:rFonts w:ascii="Helvetica" w:hAnsi="Helvetica" w:cs="Times New Roman"/>
        </w:rPr>
        <w:t xml:space="preserve">re </w:t>
      </w:r>
      <w:r w:rsidR="008B4AF1" w:rsidRPr="006A0859">
        <w:rPr>
          <w:rFonts w:ascii="Helvetica" w:hAnsi="Helvetica" w:cs="Times New Roman"/>
        </w:rPr>
        <w:t xml:space="preserve">modulated by the </w:t>
      </w:r>
      <w:r>
        <w:rPr>
          <w:rFonts w:ascii="Helvetica" w:hAnsi="Helvetica" w:cs="Times New Roman"/>
        </w:rPr>
        <w:t>running</w:t>
      </w:r>
      <w:r w:rsidRPr="006A0859">
        <w:rPr>
          <w:rFonts w:ascii="Helvetica" w:hAnsi="Helvetica" w:cs="Times New Roman"/>
        </w:rPr>
        <w:t xml:space="preserve"> </w:t>
      </w:r>
      <w:r w:rsidR="008B4AF1" w:rsidRPr="006A0859">
        <w:rPr>
          <w:rFonts w:ascii="Helvetica" w:hAnsi="Helvetica" w:cs="Times New Roman"/>
        </w:rPr>
        <w:t xml:space="preserve">reward </w:t>
      </w:r>
      <w:r>
        <w:rPr>
          <w:rFonts w:ascii="Helvetica" w:hAnsi="Helvetica" w:cs="Times New Roman"/>
        </w:rPr>
        <w:t xml:space="preserve">rate </w:t>
      </w:r>
      <w:r w:rsidR="008B4AF1" w:rsidRPr="006A0859">
        <w:rPr>
          <w:rFonts w:ascii="Helvetica" w:hAnsi="Helvetica" w:cs="Times New Roman"/>
        </w:rPr>
        <w:t>and</w:t>
      </w:r>
      <w:r>
        <w:rPr>
          <w:rFonts w:ascii="Helvetica" w:hAnsi="Helvetica" w:cs="Times New Roman"/>
        </w:rPr>
        <w:t xml:space="preserve"> the total</w:t>
      </w:r>
      <w:r w:rsidR="008B4AF1" w:rsidRPr="006A0859">
        <w:rPr>
          <w:rFonts w:ascii="Helvetica" w:hAnsi="Helvetica" w:cs="Times New Roman"/>
        </w:rPr>
        <w:t xml:space="preserve"> cumulative reward. </w:t>
      </w:r>
      <w:r w:rsidR="004B2A0D" w:rsidRPr="006A0859">
        <w:rPr>
          <w:rFonts w:ascii="Helvetica" w:hAnsi="Helvetica" w:cs="Times New Roman"/>
        </w:rPr>
        <w:t>Thes</w:t>
      </w:r>
      <w:r w:rsidR="00D561D5" w:rsidRPr="006A0859">
        <w:rPr>
          <w:rFonts w:ascii="Helvetica" w:hAnsi="Helvetica" w:cs="Times New Roman"/>
        </w:rPr>
        <w:t xml:space="preserve">e </w:t>
      </w:r>
      <w:r>
        <w:rPr>
          <w:rFonts w:ascii="Helvetica" w:hAnsi="Helvetica" w:cs="Times New Roman"/>
        </w:rPr>
        <w:t>behavioral variables act</w:t>
      </w:r>
      <w:r w:rsidR="00D561D5" w:rsidRPr="006A0859">
        <w:rPr>
          <w:rFonts w:ascii="Helvetica" w:hAnsi="Helvetica" w:cs="Times New Roman"/>
        </w:rPr>
        <w:t xml:space="preserve"> o</w:t>
      </w:r>
      <w:r w:rsidR="004B2A0D" w:rsidRPr="006A0859">
        <w:rPr>
          <w:rFonts w:ascii="Helvetica" w:hAnsi="Helvetica" w:cs="Times New Roman"/>
        </w:rPr>
        <w:t>n a longer timescale</w:t>
      </w:r>
      <w:r w:rsidR="00F94EEF" w:rsidRPr="006A0859">
        <w:rPr>
          <w:rFonts w:ascii="Helvetica" w:hAnsi="Helvetica" w:cs="Times New Roman"/>
        </w:rPr>
        <w:t xml:space="preserve">, therefore may </w:t>
      </w:r>
      <w:r>
        <w:rPr>
          <w:rFonts w:ascii="Helvetica" w:hAnsi="Helvetica" w:cs="Times New Roman"/>
        </w:rPr>
        <w:t>reflect</w:t>
      </w:r>
      <w:r w:rsidRPr="006A0859">
        <w:rPr>
          <w:rFonts w:ascii="Helvetica" w:hAnsi="Helvetica" w:cs="Times New Roman"/>
        </w:rPr>
        <w:t xml:space="preserve"> </w:t>
      </w:r>
      <w:r w:rsidR="00F94EEF" w:rsidRPr="006A0859">
        <w:rPr>
          <w:rFonts w:ascii="Helvetica" w:hAnsi="Helvetica" w:cs="Times New Roman"/>
        </w:rPr>
        <w:t xml:space="preserve">the </w:t>
      </w:r>
      <w:r>
        <w:rPr>
          <w:rFonts w:ascii="Helvetica" w:hAnsi="Helvetica" w:cs="Times New Roman"/>
        </w:rPr>
        <w:t xml:space="preserve">noradrenergic </w:t>
      </w:r>
      <w:r w:rsidR="00C5337F" w:rsidRPr="006A0859">
        <w:rPr>
          <w:rFonts w:ascii="Helvetica" w:hAnsi="Helvetica" w:cs="Times New Roman"/>
        </w:rPr>
        <w:t>regulation of long-term motivation</w:t>
      </w:r>
      <w:r w:rsidR="00454154" w:rsidRPr="006A0859">
        <w:rPr>
          <w:rFonts w:ascii="Helvetica" w:hAnsi="Helvetica" w:cs="Times New Roman"/>
        </w:rPr>
        <w:t xml:space="preserve">. </w:t>
      </w:r>
      <w:r w:rsidR="000F64C7" w:rsidRPr="006A0859">
        <w:rPr>
          <w:rFonts w:ascii="Helvetica" w:hAnsi="Helvetica" w:cs="Times New Roman"/>
        </w:rPr>
        <w:t xml:space="preserve">In the adaptive gain theory, </w:t>
      </w:r>
      <w:r w:rsidR="006600D7">
        <w:rPr>
          <w:rFonts w:ascii="Helvetica" w:hAnsi="Helvetica" w:cs="Times New Roman"/>
        </w:rPr>
        <w:t>LC neurons may exhibit phasic or tonic firing patterns, which reflect exploitation or exploration in behavior</w:t>
      </w:r>
      <w:r w:rsidR="000F64C7" w:rsidRPr="006A0859">
        <w:rPr>
          <w:rFonts w:ascii="Helvetica" w:hAnsi="Helvetica" w:cs="Times New Roman"/>
        </w:rPr>
        <w:t xml:space="preserve"> </w:t>
      </w:r>
      <w:r w:rsidR="00497E41" w:rsidRPr="006A0859">
        <w:rPr>
          <w:rFonts w:ascii="Helvetica" w:hAnsi="Helvetica" w:cs="Times New Roman"/>
        </w:rPr>
        <w:fldChar w:fldCharType="begin"/>
      </w:r>
      <w:r w:rsidR="00B90073">
        <w:rPr>
          <w:rFonts w:ascii="Helvetica" w:hAnsi="Helvetica" w:cs="Times New Roman"/>
        </w:rPr>
        <w:instrText xml:space="preserve"> ADDIN EN.CITE &lt;EndNote&gt;&lt;Cite&gt;&lt;Author&gt;Aston-Jones&lt;/Author&gt;&lt;Year&gt;2005&lt;/Year&gt;&lt;RecNum&gt;794&lt;/RecNum&gt;&lt;DisplayText&gt;(Aston-Jones and Cohen, 2005)&lt;/DisplayText&gt;&lt;record&gt;&lt;rec-number&gt;794&lt;/rec-number&gt;&lt;foreign-keys&gt;&lt;key app="EN" db-id="x5zwrx5zozxpepe2psdpztzme9f9weaszspd" timestamp="1560520844" guid="12e4ea69-7949-4521-b4d6-3147aecd1691"&gt;794&lt;/key&gt;&lt;key app="ENWeb" db-id=""&gt;0&lt;/key&gt;&lt;/foreign-keys&gt;&lt;ref-type name="Journal Article"&gt;17&lt;/ref-type&gt;&lt;contributors&gt;&lt;authors&gt;&lt;author&gt;Aston-Jones, G.&lt;/author&gt;&lt;author&gt;Cohen, J. D.&lt;/author&gt;&lt;/authors&gt;&lt;/contributors&gt;&lt;auth-address&gt;Laboratory of Neuromodulation and Behavior, Department of Psychiatry, University of Pennsylvania, Philadelphia, PA 19104, USA. gaj@mail.med.upenn.edu&lt;/auth-address&gt;&lt;titles&gt;&lt;title&gt;An integrative theory of locus coeruleus-norepinephrine function: adaptive gain and optimal performance&lt;/title&gt;&lt;secondary-title&gt;Annu Rev Neurosci&lt;/secondary-title&gt;&lt;/titles&gt;&lt;periodical&gt;&lt;full-title&gt;Annu Rev Neurosci&lt;/full-title&gt;&lt;/periodical&gt;&lt;pages&gt;403-50&lt;/pages&gt;&lt;volume&gt;28&lt;/volume&gt;&lt;edition&gt;2005/07/19&lt;/edition&gt;&lt;keywords&gt;&lt;keyword&gt;Action Potentials/physiology&lt;/keyword&gt;&lt;keyword&gt;Adaptation, Physiological/*physiology&lt;/keyword&gt;&lt;keyword&gt;Animals&lt;/keyword&gt;&lt;keyword&gt;Brain Mapping&lt;/keyword&gt;&lt;keyword&gt;Cognition/physiology&lt;/keyword&gt;&lt;keyword&gt;Humans&lt;/keyword&gt;&lt;keyword&gt;Locus Coeruleus/*physiology&lt;/keyword&gt;&lt;keyword&gt;Neural Networks (Computer)&lt;/keyword&gt;&lt;keyword&gt;Norepinephrine/*physiology&lt;/keyword&gt;&lt;keyword&gt;*Systems Integration&lt;/keyword&gt;&lt;keyword&gt;Time Factors&lt;/keyword&gt;&lt;/keywords&gt;&lt;dates&gt;&lt;year&gt;2005&lt;/year&gt;&lt;/dates&gt;&lt;isbn&gt;0147-006X (Print)&amp;#xD;0147-006X (Linking)&lt;/isbn&gt;&lt;accession-num&gt;16022602&lt;/accession-num&gt;&lt;urls&gt;&lt;related-urls&gt;&lt;url&gt;https://www.ncbi.nlm.nih.gov/pubmed/16022602&lt;/url&gt;&lt;/related-urls&gt;&lt;/urls&gt;&lt;electronic-resource-num&gt;10.1146/annurev.neuro.28.061604.135709&lt;/electronic-resource-num&gt;&lt;/record&gt;&lt;/Cite&gt;&lt;/EndNote&gt;</w:instrText>
      </w:r>
      <w:r w:rsidR="00497E41" w:rsidRPr="006A0859">
        <w:rPr>
          <w:rFonts w:ascii="Helvetica" w:hAnsi="Helvetica" w:cs="Times New Roman"/>
        </w:rPr>
        <w:fldChar w:fldCharType="separate"/>
      </w:r>
      <w:r w:rsidR="002B194A">
        <w:rPr>
          <w:rFonts w:ascii="Helvetica" w:hAnsi="Helvetica" w:cs="Times New Roman"/>
          <w:noProof/>
        </w:rPr>
        <w:t>(Aston-Jones and Cohen, 2005)</w:t>
      </w:r>
      <w:r w:rsidR="00497E41" w:rsidRPr="006A0859">
        <w:rPr>
          <w:rFonts w:ascii="Helvetica" w:hAnsi="Helvetica" w:cs="Times New Roman"/>
        </w:rPr>
        <w:fldChar w:fldCharType="end"/>
      </w:r>
      <w:r w:rsidR="000F64C7" w:rsidRPr="006A0859">
        <w:rPr>
          <w:rFonts w:ascii="Helvetica" w:hAnsi="Helvetica" w:cs="Times New Roman"/>
        </w:rPr>
        <w:t xml:space="preserve">. </w:t>
      </w:r>
      <w:r>
        <w:rPr>
          <w:rFonts w:ascii="Helvetica" w:hAnsi="Helvetica" w:cs="Times New Roman"/>
        </w:rPr>
        <w:t>O</w:t>
      </w:r>
      <w:r w:rsidR="00DA632E" w:rsidRPr="006A0859">
        <w:rPr>
          <w:rFonts w:ascii="Helvetica" w:hAnsi="Helvetica" w:cs="Times New Roman"/>
        </w:rPr>
        <w:t xml:space="preserve">ur results </w:t>
      </w:r>
      <w:r w:rsidR="006600D7">
        <w:rPr>
          <w:rFonts w:ascii="Helvetica" w:hAnsi="Helvetica" w:cs="Times New Roman"/>
        </w:rPr>
        <w:t xml:space="preserve">show </w:t>
      </w:r>
      <w:r w:rsidR="00DA632E" w:rsidRPr="006A0859">
        <w:rPr>
          <w:rFonts w:ascii="Helvetica" w:hAnsi="Helvetica" w:cs="Times New Roman"/>
        </w:rPr>
        <w:t xml:space="preserve">that the </w:t>
      </w:r>
      <w:r w:rsidR="006600D7">
        <w:rPr>
          <w:rFonts w:ascii="Helvetica" w:hAnsi="Helvetica" w:cs="Times New Roman"/>
        </w:rPr>
        <w:t>running average of the</w:t>
      </w:r>
      <w:r w:rsidR="00DA632E" w:rsidRPr="006A0859">
        <w:rPr>
          <w:rFonts w:ascii="Helvetica" w:hAnsi="Helvetica" w:cs="Times New Roman"/>
        </w:rPr>
        <w:t xml:space="preserve"> reward rate</w:t>
      </w:r>
      <w:r w:rsidR="006600D7">
        <w:rPr>
          <w:rFonts w:ascii="Helvetica" w:hAnsi="Helvetica" w:cs="Times New Roman"/>
        </w:rPr>
        <w:t>, which presumably is a major indicator for whether to continue exploiting or switch to exploring,</w:t>
      </w:r>
      <w:r w:rsidR="00DA632E" w:rsidRPr="006A0859">
        <w:rPr>
          <w:rFonts w:ascii="Helvetica" w:hAnsi="Helvetica" w:cs="Times New Roman"/>
        </w:rPr>
        <w:t xml:space="preserve"> modulates the pupil respons</w:t>
      </w:r>
      <w:r w:rsidR="00497E41" w:rsidRPr="006A0859">
        <w:rPr>
          <w:rFonts w:ascii="Helvetica" w:hAnsi="Helvetica" w:cs="Times New Roman"/>
        </w:rPr>
        <w:t xml:space="preserve">e, </w:t>
      </w:r>
      <w:r w:rsidR="006600D7">
        <w:rPr>
          <w:rFonts w:ascii="Helvetica" w:hAnsi="Helvetica" w:cs="Times New Roman"/>
        </w:rPr>
        <w:t>and therefore qualitative</w:t>
      </w:r>
      <w:r w:rsidR="00C33AA3">
        <w:rPr>
          <w:rFonts w:ascii="Helvetica" w:hAnsi="Helvetica" w:cs="Times New Roman"/>
        </w:rPr>
        <w:t>ly</w:t>
      </w:r>
      <w:r w:rsidR="006600D7">
        <w:rPr>
          <w:rFonts w:ascii="Helvetica" w:hAnsi="Helvetica" w:cs="Times New Roman"/>
        </w:rPr>
        <w:t xml:space="preserve"> is </w:t>
      </w:r>
      <w:r w:rsidR="00497E41" w:rsidRPr="006A0859">
        <w:rPr>
          <w:rFonts w:ascii="Helvetica" w:hAnsi="Helvetica" w:cs="Times New Roman"/>
        </w:rPr>
        <w:t>in accordance with the adaptive gain theory. The cumulative reward may be involved in the ca</w:t>
      </w:r>
      <w:r w:rsidR="00D561D5" w:rsidRPr="006A0859">
        <w:rPr>
          <w:rFonts w:ascii="Helvetica" w:hAnsi="Helvetica" w:cs="Times New Roman"/>
        </w:rPr>
        <w:t>lculations of long-term utility</w:t>
      </w:r>
      <w:r w:rsidR="00B27B45">
        <w:rPr>
          <w:rFonts w:ascii="Helvetica" w:hAnsi="Helvetica" w:cs="Times New Roman"/>
        </w:rPr>
        <w:t>, although more difficult to interpret because it also relates to other drifts across a session, such as the number of trials performed.</w:t>
      </w:r>
    </w:p>
    <w:p w14:paraId="69AF58F9" w14:textId="23B46496" w:rsidR="006A0859" w:rsidRDefault="006A0859" w:rsidP="002B194A">
      <w:pPr>
        <w:spacing w:after="0" w:line="360" w:lineRule="auto"/>
        <w:rPr>
          <w:rFonts w:ascii="Helvetica" w:hAnsi="Helvetica" w:cs="Times New Roman"/>
        </w:rPr>
      </w:pPr>
    </w:p>
    <w:p w14:paraId="5A8388DC" w14:textId="7FAE4BA7" w:rsidR="0034411E" w:rsidRDefault="0034411E" w:rsidP="002B194A">
      <w:pPr>
        <w:spacing w:after="0" w:line="360" w:lineRule="auto"/>
        <w:rPr>
          <w:rFonts w:ascii="Helvetica" w:hAnsi="Helvetica" w:cs="Times New Roman"/>
        </w:rPr>
      </w:pPr>
      <w:r>
        <w:rPr>
          <w:rFonts w:ascii="Helvetica" w:hAnsi="Helvetica" w:cs="Times New Roman"/>
        </w:rPr>
        <w:t xml:space="preserve">Overall, the current study lays the groundwork for studying reward-based learning in mice using competitive games. The two-player </w:t>
      </w:r>
      <w:r w:rsidR="00A21BDA">
        <w:rPr>
          <w:rFonts w:ascii="Helvetica" w:hAnsi="Helvetica" w:cs="Times New Roman"/>
        </w:rPr>
        <w:t>matching pennies game</w:t>
      </w:r>
      <w:r>
        <w:rPr>
          <w:rFonts w:ascii="Helvetica" w:hAnsi="Helvetica" w:cs="Times New Roman"/>
        </w:rPr>
        <w:t xml:space="preserve">, which we showed the mouse can play against a computer opponent, may </w:t>
      </w:r>
      <w:r w:rsidR="00063B1D">
        <w:rPr>
          <w:rFonts w:ascii="Helvetica" w:hAnsi="Helvetica" w:cs="Times New Roman"/>
        </w:rPr>
        <w:t xml:space="preserve">potentially </w:t>
      </w:r>
      <w:r>
        <w:rPr>
          <w:rFonts w:ascii="Helvetica" w:hAnsi="Helvetica" w:cs="Times New Roman"/>
        </w:rPr>
        <w:t xml:space="preserve">be extended to mouse competing against another mouse in the future. </w:t>
      </w:r>
      <w:r w:rsidR="004E5C6E">
        <w:rPr>
          <w:rFonts w:ascii="Helvetica" w:hAnsi="Helvetica" w:cs="Times New Roman"/>
        </w:rPr>
        <w:t>The paradigm may therefore</w:t>
      </w:r>
      <w:r>
        <w:rPr>
          <w:rFonts w:ascii="Helvetica" w:hAnsi="Helvetica" w:cs="Times New Roman"/>
        </w:rPr>
        <w:t xml:space="preserve"> provide a quantitative framework for evaluating social decision-making </w:t>
      </w:r>
      <w:r w:rsidR="00191231">
        <w:rPr>
          <w:rFonts w:ascii="Helvetica" w:hAnsi="Helvetica" w:cs="Times New Roman"/>
        </w:rPr>
        <w:t>in mice</w:t>
      </w:r>
      <w:r>
        <w:rPr>
          <w:rFonts w:ascii="Helvetica" w:hAnsi="Helvetica" w:cs="Times New Roman"/>
        </w:rPr>
        <w:t xml:space="preserve">. The findings of significant pupil correlates to the major decision-related variables during matching pennies provide clues to the </w:t>
      </w:r>
      <w:r w:rsidR="00E01554">
        <w:rPr>
          <w:rFonts w:ascii="Helvetica" w:hAnsi="Helvetica" w:cs="Times New Roman"/>
        </w:rPr>
        <w:t>important</w:t>
      </w:r>
      <w:r>
        <w:rPr>
          <w:rFonts w:ascii="Helvetica" w:hAnsi="Helvetica" w:cs="Times New Roman"/>
        </w:rPr>
        <w:t xml:space="preserve"> roles of neuromodulatory mechanisms</w:t>
      </w:r>
      <w:r w:rsidR="00191231">
        <w:rPr>
          <w:rFonts w:ascii="Helvetica" w:hAnsi="Helvetica" w:cs="Times New Roman"/>
        </w:rPr>
        <w:t xml:space="preserve"> in mice</w:t>
      </w:r>
      <w:r>
        <w:rPr>
          <w:rFonts w:ascii="Helvetica" w:hAnsi="Helvetica" w:cs="Times New Roman"/>
        </w:rPr>
        <w:t xml:space="preserve">. </w:t>
      </w:r>
      <w:r w:rsidR="00212360">
        <w:rPr>
          <w:rFonts w:ascii="Helvetica" w:hAnsi="Helvetica" w:cs="Times New Roman"/>
        </w:rPr>
        <w:t>T</w:t>
      </w:r>
      <w:r>
        <w:rPr>
          <w:rFonts w:ascii="Helvetica" w:hAnsi="Helvetica" w:cs="Times New Roman"/>
        </w:rPr>
        <w:t>he current results open new avenues for future research into the role of neuromodulators in mediating the adaptive and social aspects of decision-making in mice.</w:t>
      </w:r>
    </w:p>
    <w:p w14:paraId="4CCF26B0" w14:textId="77777777" w:rsidR="0034411E" w:rsidRDefault="0034411E" w:rsidP="002B194A">
      <w:pPr>
        <w:spacing w:after="0" w:line="360" w:lineRule="auto"/>
        <w:rPr>
          <w:rFonts w:ascii="Helvetica" w:hAnsi="Helvetica" w:cs="Times New Roman"/>
        </w:rPr>
      </w:pPr>
    </w:p>
    <w:p w14:paraId="51A0BBBE" w14:textId="77777777" w:rsidR="006A0859" w:rsidRPr="00CA48B2" w:rsidRDefault="006A0859" w:rsidP="002B194A">
      <w:pPr>
        <w:spacing w:after="0" w:line="360" w:lineRule="auto"/>
        <w:rPr>
          <w:rFonts w:ascii="Helvetica" w:hAnsi="Helvetica" w:cs="Times New Roman"/>
          <w:b/>
          <w:bCs/>
          <w:color w:val="000000" w:themeColor="text1"/>
        </w:rPr>
      </w:pPr>
      <w:r w:rsidRPr="00CA48B2">
        <w:rPr>
          <w:rFonts w:ascii="Helvetica" w:hAnsi="Helvetica" w:cs="Times New Roman"/>
          <w:b/>
          <w:bCs/>
          <w:color w:val="000000" w:themeColor="text1"/>
        </w:rPr>
        <w:t>Acknowledgements</w:t>
      </w:r>
    </w:p>
    <w:p w14:paraId="2475B126" w14:textId="130F90AB" w:rsidR="006A0859" w:rsidRPr="006A0859" w:rsidRDefault="006A0859" w:rsidP="002B194A">
      <w:pPr>
        <w:spacing w:after="0" w:line="360" w:lineRule="auto"/>
        <w:rPr>
          <w:rFonts w:ascii="Helvetica" w:hAnsi="Helvetica" w:cs="Times New Roman"/>
          <w:color w:val="000000" w:themeColor="text1"/>
        </w:rPr>
      </w:pPr>
      <w:r w:rsidRPr="00CA48B2">
        <w:rPr>
          <w:rFonts w:ascii="Helvetica" w:hAnsi="Helvetica" w:cs="Times New Roman"/>
          <w:color w:val="000000" w:themeColor="text1"/>
        </w:rPr>
        <w:t xml:space="preserve">We </w:t>
      </w:r>
      <w:r w:rsidR="00B053EB">
        <w:rPr>
          <w:rFonts w:ascii="Helvetica" w:hAnsi="Helvetica" w:cs="Times New Roman"/>
          <w:color w:val="000000" w:themeColor="text1"/>
        </w:rPr>
        <w:t>thank</w:t>
      </w:r>
      <w:r w:rsidR="00E725B3">
        <w:rPr>
          <w:rFonts w:ascii="Helvetica" w:hAnsi="Helvetica" w:cs="Times New Roman"/>
          <w:color w:val="000000" w:themeColor="text1"/>
        </w:rPr>
        <w:t xml:space="preserve"> </w:t>
      </w:r>
      <w:proofErr w:type="spellStart"/>
      <w:r>
        <w:rPr>
          <w:rFonts w:ascii="Helvetica" w:hAnsi="Helvetica" w:cs="Times New Roman"/>
          <w:color w:val="000000" w:themeColor="text1"/>
        </w:rPr>
        <w:t>Daeyeol</w:t>
      </w:r>
      <w:proofErr w:type="spellEnd"/>
      <w:r>
        <w:rPr>
          <w:rFonts w:ascii="Helvetica" w:hAnsi="Helvetica" w:cs="Times New Roman"/>
          <w:color w:val="000000" w:themeColor="text1"/>
        </w:rPr>
        <w:t xml:space="preserve"> Lee and </w:t>
      </w:r>
      <w:proofErr w:type="spellStart"/>
      <w:r>
        <w:rPr>
          <w:rFonts w:ascii="Helvetica" w:hAnsi="Helvetica" w:cs="Times New Roman"/>
          <w:color w:val="000000" w:themeColor="text1"/>
        </w:rPr>
        <w:t>Hyojung</w:t>
      </w:r>
      <w:proofErr w:type="spellEnd"/>
      <w:r>
        <w:rPr>
          <w:rFonts w:ascii="Helvetica" w:hAnsi="Helvetica" w:cs="Times New Roman"/>
          <w:color w:val="000000" w:themeColor="text1"/>
        </w:rPr>
        <w:t xml:space="preserve"> </w:t>
      </w:r>
      <w:proofErr w:type="spellStart"/>
      <w:r>
        <w:rPr>
          <w:rFonts w:ascii="Helvetica" w:hAnsi="Helvetica" w:cs="Times New Roman"/>
          <w:color w:val="000000" w:themeColor="text1"/>
        </w:rPr>
        <w:t>Seo</w:t>
      </w:r>
      <w:proofErr w:type="spellEnd"/>
      <w:r w:rsidRPr="00CA48B2">
        <w:rPr>
          <w:rFonts w:ascii="Helvetica" w:hAnsi="Helvetica" w:cs="Times New Roman"/>
          <w:color w:val="000000" w:themeColor="text1"/>
        </w:rPr>
        <w:t xml:space="preserve"> </w:t>
      </w:r>
      <w:r w:rsidR="00B053EB">
        <w:rPr>
          <w:rFonts w:ascii="Helvetica" w:hAnsi="Helvetica" w:cs="Times New Roman"/>
          <w:color w:val="000000" w:themeColor="text1"/>
        </w:rPr>
        <w:t>for help</w:t>
      </w:r>
      <w:r w:rsidR="00AC6D31">
        <w:rPr>
          <w:rFonts w:ascii="Helvetica" w:hAnsi="Helvetica" w:cs="Times New Roman" w:hint="eastAsia"/>
          <w:color w:val="000000" w:themeColor="text1"/>
        </w:rPr>
        <w:t>ing</w:t>
      </w:r>
      <w:r w:rsidR="00B053EB">
        <w:rPr>
          <w:rFonts w:ascii="Helvetica" w:hAnsi="Helvetica" w:cs="Times New Roman"/>
          <w:color w:val="000000" w:themeColor="text1"/>
        </w:rPr>
        <w:t xml:space="preserve"> with</w:t>
      </w:r>
      <w:r>
        <w:rPr>
          <w:rFonts w:ascii="Helvetica" w:hAnsi="Helvetica" w:cs="Times New Roman"/>
          <w:color w:val="000000" w:themeColor="text1"/>
        </w:rPr>
        <w:t xml:space="preserve"> programming the matching pennies game</w:t>
      </w:r>
      <w:r w:rsidR="00B053EB">
        <w:rPr>
          <w:rFonts w:ascii="Helvetica" w:hAnsi="Helvetica" w:cs="Times New Roman"/>
          <w:color w:val="000000" w:themeColor="text1"/>
        </w:rPr>
        <w:t>,</w:t>
      </w:r>
      <w:r w:rsidRPr="00CA48B2">
        <w:rPr>
          <w:rFonts w:ascii="Helvetica" w:hAnsi="Helvetica" w:cs="Times New Roman"/>
          <w:color w:val="000000" w:themeColor="text1"/>
        </w:rPr>
        <w:t xml:space="preserve"> </w:t>
      </w:r>
      <w:r w:rsidR="00E725B3">
        <w:rPr>
          <w:rFonts w:ascii="Helvetica" w:hAnsi="Helvetica" w:cs="Times New Roman"/>
          <w:color w:val="000000" w:themeColor="text1"/>
        </w:rPr>
        <w:t>Michael Siniscalchi on behavioral training</w:t>
      </w:r>
      <w:r w:rsidR="00B053EB">
        <w:rPr>
          <w:rFonts w:ascii="Helvetica" w:hAnsi="Helvetica" w:cs="Times New Roman"/>
          <w:color w:val="000000" w:themeColor="text1"/>
        </w:rPr>
        <w:t>, and</w:t>
      </w:r>
      <w:r w:rsidR="00E725B3">
        <w:rPr>
          <w:rFonts w:ascii="Helvetica" w:hAnsi="Helvetica" w:cs="Times New Roman"/>
          <w:color w:val="000000" w:themeColor="text1"/>
        </w:rPr>
        <w:t xml:space="preserve"> </w:t>
      </w:r>
      <w:r>
        <w:rPr>
          <w:rFonts w:ascii="Helvetica" w:hAnsi="Helvetica" w:cs="Times New Roman"/>
          <w:color w:val="000000" w:themeColor="text1"/>
        </w:rPr>
        <w:t>Matthew McGinley</w:t>
      </w:r>
      <w:r w:rsidRPr="00CA48B2">
        <w:rPr>
          <w:rFonts w:ascii="Helvetica" w:hAnsi="Helvetica" w:cs="Times New Roman"/>
          <w:color w:val="000000" w:themeColor="text1"/>
        </w:rPr>
        <w:t xml:space="preserve"> </w:t>
      </w:r>
      <w:r w:rsidR="00E725B3">
        <w:rPr>
          <w:rFonts w:ascii="Helvetica" w:hAnsi="Helvetica" w:cs="Times New Roman"/>
          <w:color w:val="000000" w:themeColor="text1"/>
        </w:rPr>
        <w:t>on</w:t>
      </w:r>
      <w:r>
        <w:rPr>
          <w:rFonts w:ascii="Helvetica" w:hAnsi="Helvetica" w:cs="Times New Roman"/>
          <w:color w:val="000000" w:themeColor="text1"/>
        </w:rPr>
        <w:t xml:space="preserve"> the pupi</w:t>
      </w:r>
      <w:r w:rsidR="00E725B3">
        <w:rPr>
          <w:rFonts w:ascii="Helvetica" w:hAnsi="Helvetica" w:cs="Times New Roman"/>
          <w:color w:val="000000" w:themeColor="text1"/>
        </w:rPr>
        <w:t>l recording</w:t>
      </w:r>
      <w:r>
        <w:rPr>
          <w:rFonts w:ascii="Helvetica" w:hAnsi="Helvetica" w:cs="Times New Roman"/>
          <w:color w:val="000000" w:themeColor="text1"/>
        </w:rPr>
        <w:t xml:space="preserve"> setup</w:t>
      </w:r>
      <w:r w:rsidRPr="00CA48B2">
        <w:rPr>
          <w:rFonts w:ascii="Helvetica" w:hAnsi="Helvetica" w:cs="Times New Roman"/>
          <w:color w:val="000000" w:themeColor="text1"/>
        </w:rPr>
        <w:t>. This work was supported by</w:t>
      </w:r>
      <w:r>
        <w:rPr>
          <w:rFonts w:ascii="Helvetica" w:hAnsi="Helvetica" w:cs="Times New Roman"/>
          <w:color w:val="000000" w:themeColor="text1"/>
        </w:rPr>
        <w:t xml:space="preserve"> </w:t>
      </w:r>
      <w:r w:rsidRPr="00CA48B2">
        <w:rPr>
          <w:rFonts w:ascii="Helvetica" w:hAnsi="Helvetica" w:cs="Times New Roman"/>
          <w:color w:val="000000" w:themeColor="text1"/>
        </w:rPr>
        <w:t>NIH/NIMH grants R01MH112750 (A.C.K.)</w:t>
      </w:r>
      <w:r>
        <w:rPr>
          <w:rFonts w:ascii="Helvetica" w:hAnsi="Helvetica" w:cs="Times New Roman"/>
          <w:color w:val="000000" w:themeColor="text1"/>
        </w:rPr>
        <w:t>,</w:t>
      </w:r>
      <w:r w:rsidRPr="00CA48B2">
        <w:rPr>
          <w:rFonts w:ascii="Helvetica" w:hAnsi="Helvetica" w:cs="Times New Roman"/>
          <w:color w:val="000000" w:themeColor="text1"/>
        </w:rPr>
        <w:t xml:space="preserve"> R01MH121848 (A.C.K.)</w:t>
      </w:r>
      <w:r>
        <w:rPr>
          <w:rFonts w:ascii="Helvetica" w:hAnsi="Helvetica" w:cs="Times New Roman"/>
          <w:color w:val="000000" w:themeColor="text1"/>
        </w:rPr>
        <w:t>, R21MH118596 (A.C.K.), China Scholarship Council-Yale World Scholars Fellowship (H.W.), Gruber Science Fellowship (H.O.), NIH training grant T32NS007224 (H.O.)</w:t>
      </w:r>
      <w:r w:rsidR="0045793A">
        <w:rPr>
          <w:rFonts w:ascii="Helvetica" w:hAnsi="Helvetica" w:cs="Times New Roman"/>
          <w:color w:val="000000" w:themeColor="text1"/>
        </w:rPr>
        <w:t xml:space="preserve">, and </w:t>
      </w:r>
      <w:proofErr w:type="spellStart"/>
      <w:r w:rsidR="0045793A">
        <w:rPr>
          <w:rFonts w:ascii="Helvetica" w:hAnsi="Helvetica" w:cs="Times New Roman"/>
          <w:color w:val="000000" w:themeColor="text1"/>
        </w:rPr>
        <w:t>Kavli</w:t>
      </w:r>
      <w:proofErr w:type="spellEnd"/>
      <w:r w:rsidR="0045793A">
        <w:rPr>
          <w:rFonts w:ascii="Helvetica" w:hAnsi="Helvetica" w:cs="Times New Roman"/>
          <w:color w:val="000000" w:themeColor="text1"/>
        </w:rPr>
        <w:t xml:space="preserve"> Institute for Neuroscience Postdoctoral Fellowship (H.A.)</w:t>
      </w:r>
      <w:r w:rsidRPr="00CA48B2">
        <w:rPr>
          <w:rFonts w:ascii="Helvetica" w:hAnsi="Helvetica" w:cs="Times New Roman"/>
          <w:color w:val="000000" w:themeColor="text1"/>
        </w:rPr>
        <w:t>.</w:t>
      </w:r>
    </w:p>
    <w:p w14:paraId="65EE19D3" w14:textId="19D21F07" w:rsidR="006A0859" w:rsidRDefault="006A0859" w:rsidP="002B194A">
      <w:pPr>
        <w:spacing w:after="0" w:line="360" w:lineRule="auto"/>
        <w:rPr>
          <w:rFonts w:ascii="Helvetica" w:hAnsi="Helvetica" w:cs="Times New Roman"/>
        </w:rPr>
      </w:pPr>
    </w:p>
    <w:p w14:paraId="69969122" w14:textId="3039AF88" w:rsidR="00B86E4A" w:rsidRPr="00CA48B2" w:rsidRDefault="00B86E4A" w:rsidP="00B86E4A">
      <w:pPr>
        <w:spacing w:after="0" w:line="360" w:lineRule="auto"/>
        <w:rPr>
          <w:rFonts w:ascii="Helvetica" w:hAnsi="Helvetica" w:cs="Times New Roman"/>
          <w:b/>
          <w:bCs/>
          <w:color w:val="000000" w:themeColor="text1"/>
        </w:rPr>
      </w:pPr>
      <w:r>
        <w:rPr>
          <w:rFonts w:ascii="Helvetica" w:hAnsi="Helvetica" w:cs="Times New Roman"/>
          <w:b/>
          <w:bCs/>
          <w:color w:val="000000" w:themeColor="text1"/>
        </w:rPr>
        <w:t>Author Contributions</w:t>
      </w:r>
    </w:p>
    <w:p w14:paraId="2CFD0F62" w14:textId="39E99C73" w:rsidR="00B86E4A" w:rsidRDefault="00B86E4A" w:rsidP="00B86E4A">
      <w:pPr>
        <w:spacing w:after="0" w:line="360" w:lineRule="auto"/>
        <w:rPr>
          <w:rFonts w:ascii="Helvetica" w:hAnsi="Helvetica" w:cs="Times New Roman"/>
        </w:rPr>
      </w:pPr>
      <w:r>
        <w:rPr>
          <w:rFonts w:ascii="Helvetica" w:hAnsi="Helvetica" w:cs="Times New Roman"/>
          <w:color w:val="000000" w:themeColor="text1"/>
        </w:rPr>
        <w:lastRenderedPageBreak/>
        <w:t xml:space="preserve">H.W. and A.C.K. designed </w:t>
      </w:r>
      <w:r w:rsidR="003449D3">
        <w:rPr>
          <w:rFonts w:ascii="Helvetica" w:hAnsi="Helvetica" w:cs="Times New Roman"/>
          <w:color w:val="000000" w:themeColor="text1"/>
        </w:rPr>
        <w:t xml:space="preserve">the </w:t>
      </w:r>
      <w:r>
        <w:rPr>
          <w:rFonts w:ascii="Helvetica" w:hAnsi="Helvetica" w:cs="Times New Roman"/>
          <w:color w:val="000000" w:themeColor="text1"/>
        </w:rPr>
        <w:t>research</w:t>
      </w:r>
      <w:r w:rsidR="009977C6">
        <w:rPr>
          <w:rFonts w:ascii="Helvetica" w:hAnsi="Helvetica" w:cs="Times New Roman"/>
          <w:color w:val="000000" w:themeColor="text1"/>
        </w:rPr>
        <w:t xml:space="preserve">. </w:t>
      </w:r>
      <w:r>
        <w:rPr>
          <w:rFonts w:ascii="Helvetica" w:hAnsi="Helvetica" w:cs="Times New Roman"/>
          <w:color w:val="000000" w:themeColor="text1"/>
        </w:rPr>
        <w:t>H.W.</w:t>
      </w:r>
      <w:r w:rsidR="00903F0B">
        <w:rPr>
          <w:rFonts w:ascii="Helvetica" w:hAnsi="Helvetica" w:cs="Times New Roman"/>
          <w:color w:val="000000" w:themeColor="text1"/>
        </w:rPr>
        <w:t xml:space="preserve"> performed the matching pennies experiments</w:t>
      </w:r>
      <w:r w:rsidR="009977C6">
        <w:rPr>
          <w:rFonts w:ascii="Helvetica" w:hAnsi="Helvetica" w:cs="Times New Roman"/>
          <w:color w:val="000000" w:themeColor="text1"/>
        </w:rPr>
        <w:t>.</w:t>
      </w:r>
      <w:r>
        <w:rPr>
          <w:rFonts w:ascii="Helvetica" w:hAnsi="Helvetica" w:cs="Times New Roman"/>
          <w:color w:val="000000" w:themeColor="text1"/>
        </w:rPr>
        <w:t xml:space="preserve"> H.</w:t>
      </w:r>
      <w:r w:rsidR="00FB61DC">
        <w:rPr>
          <w:rFonts w:ascii="Helvetica" w:hAnsi="Helvetica" w:cs="Times New Roman"/>
          <w:color w:val="000000" w:themeColor="text1"/>
        </w:rPr>
        <w:t>K.</w:t>
      </w:r>
      <w:r>
        <w:rPr>
          <w:rFonts w:ascii="Helvetica" w:hAnsi="Helvetica" w:cs="Times New Roman"/>
          <w:color w:val="000000" w:themeColor="text1"/>
        </w:rPr>
        <w:t>O.</w:t>
      </w:r>
      <w:r w:rsidR="00903F0B">
        <w:rPr>
          <w:rFonts w:ascii="Helvetica" w:hAnsi="Helvetica" w:cs="Times New Roman"/>
          <w:color w:val="000000" w:themeColor="text1"/>
        </w:rPr>
        <w:t xml:space="preserve"> and C.</w:t>
      </w:r>
      <w:r w:rsidR="00FB61DC">
        <w:rPr>
          <w:rFonts w:ascii="Helvetica" w:hAnsi="Helvetica" w:cs="Times New Roman"/>
          <w:color w:val="000000" w:themeColor="text1"/>
        </w:rPr>
        <w:t>E.</w:t>
      </w:r>
      <w:r w:rsidR="00903F0B">
        <w:rPr>
          <w:rFonts w:ascii="Helvetica" w:hAnsi="Helvetica" w:cs="Times New Roman"/>
          <w:color w:val="000000" w:themeColor="text1"/>
        </w:rPr>
        <w:t>M. performed the two-armed bandit experiments</w:t>
      </w:r>
      <w:r w:rsidR="009977C6">
        <w:rPr>
          <w:rFonts w:ascii="Helvetica" w:hAnsi="Helvetica" w:cs="Times New Roman"/>
          <w:color w:val="000000" w:themeColor="text1"/>
        </w:rPr>
        <w:t>.</w:t>
      </w:r>
      <w:r>
        <w:rPr>
          <w:rFonts w:ascii="Helvetica" w:hAnsi="Helvetica" w:cs="Times New Roman"/>
          <w:color w:val="000000" w:themeColor="text1"/>
        </w:rPr>
        <w:t xml:space="preserve"> H.W. analyzed </w:t>
      </w:r>
      <w:r w:rsidR="00084345">
        <w:rPr>
          <w:rFonts w:ascii="Helvetica" w:hAnsi="Helvetica" w:cs="Times New Roman"/>
          <w:color w:val="000000" w:themeColor="text1"/>
        </w:rPr>
        <w:t xml:space="preserve">the </w:t>
      </w:r>
      <w:r>
        <w:rPr>
          <w:rFonts w:ascii="Helvetica" w:hAnsi="Helvetica" w:cs="Times New Roman"/>
          <w:color w:val="000000" w:themeColor="text1"/>
        </w:rPr>
        <w:t xml:space="preserve">data; </w:t>
      </w:r>
      <w:r w:rsidR="00C31FB6">
        <w:rPr>
          <w:rFonts w:ascii="Helvetica" w:hAnsi="Helvetica" w:cs="Times New Roman"/>
          <w:color w:val="000000" w:themeColor="text1"/>
        </w:rPr>
        <w:t xml:space="preserve">H.A. assisted by developing the bandit task and providing code for analysis. </w:t>
      </w:r>
      <w:r>
        <w:rPr>
          <w:rFonts w:ascii="Helvetica" w:hAnsi="Helvetica" w:cs="Times New Roman"/>
          <w:color w:val="000000" w:themeColor="text1"/>
        </w:rPr>
        <w:t>H.W. and A.C.K. wrote the paper</w:t>
      </w:r>
      <w:r w:rsidR="00704C40">
        <w:rPr>
          <w:rFonts w:ascii="Helvetica" w:hAnsi="Helvetica" w:cs="Times New Roman"/>
          <w:color w:val="000000" w:themeColor="text1"/>
        </w:rPr>
        <w:t xml:space="preserve"> with input from all </w:t>
      </w:r>
      <w:r w:rsidR="007B5DBA">
        <w:rPr>
          <w:rFonts w:ascii="Helvetica" w:hAnsi="Helvetica" w:cs="Times New Roman"/>
          <w:color w:val="000000" w:themeColor="text1"/>
        </w:rPr>
        <w:t>other</w:t>
      </w:r>
      <w:r w:rsidR="00704C40">
        <w:rPr>
          <w:rFonts w:ascii="Helvetica" w:hAnsi="Helvetica" w:cs="Times New Roman"/>
          <w:color w:val="000000" w:themeColor="text1"/>
        </w:rPr>
        <w:t xml:space="preserve"> authors</w:t>
      </w:r>
      <w:r>
        <w:rPr>
          <w:rFonts w:ascii="Helvetica" w:hAnsi="Helvetica" w:cs="Times New Roman"/>
          <w:color w:val="000000" w:themeColor="text1"/>
        </w:rPr>
        <w:t>.</w:t>
      </w:r>
    </w:p>
    <w:p w14:paraId="430AAD6D" w14:textId="77777777" w:rsidR="00B86E4A" w:rsidRPr="006A0859" w:rsidRDefault="00B86E4A" w:rsidP="002B194A">
      <w:pPr>
        <w:spacing w:after="0" w:line="360" w:lineRule="auto"/>
        <w:rPr>
          <w:rFonts w:ascii="Helvetica" w:hAnsi="Helvetica" w:cs="Times New Roman"/>
        </w:rPr>
      </w:pPr>
    </w:p>
    <w:p w14:paraId="27B34BFD" w14:textId="6C73C859" w:rsidR="005141E8" w:rsidRPr="006A0859" w:rsidRDefault="00D4505D" w:rsidP="002B194A">
      <w:pPr>
        <w:spacing w:after="0" w:line="360" w:lineRule="auto"/>
        <w:rPr>
          <w:rFonts w:ascii="Helvetica" w:hAnsi="Helvetica" w:cs="Times New Roman"/>
          <w:b/>
          <w:bCs/>
        </w:rPr>
      </w:pPr>
      <w:r w:rsidRPr="006A0859">
        <w:rPr>
          <w:rFonts w:ascii="Helvetica" w:hAnsi="Helvetica" w:cs="Times New Roman"/>
          <w:b/>
          <w:bCs/>
        </w:rPr>
        <w:t>References</w:t>
      </w:r>
    </w:p>
    <w:p w14:paraId="3C72F21E" w14:textId="77777777" w:rsidR="00AC6D31" w:rsidRPr="00AC6D31" w:rsidRDefault="005141E8" w:rsidP="00AC6D31">
      <w:pPr>
        <w:pStyle w:val="EndNoteBibliography"/>
        <w:spacing w:after="0"/>
        <w:ind w:left="720" w:hanging="720"/>
      </w:pPr>
      <w:r w:rsidRPr="006A0859">
        <w:rPr>
          <w:rFonts w:ascii="Helvetica" w:hAnsi="Helvetica" w:cs="Times New Roman"/>
        </w:rPr>
        <w:fldChar w:fldCharType="begin"/>
      </w:r>
      <w:r w:rsidRPr="006A0859">
        <w:rPr>
          <w:rFonts w:ascii="Helvetica" w:hAnsi="Helvetica" w:cs="Times New Roman"/>
        </w:rPr>
        <w:instrText xml:space="preserve"> ADDIN EN.REFLIST </w:instrText>
      </w:r>
      <w:r w:rsidRPr="006A0859">
        <w:rPr>
          <w:rFonts w:ascii="Helvetica" w:hAnsi="Helvetica" w:cs="Times New Roman"/>
        </w:rPr>
        <w:fldChar w:fldCharType="separate"/>
      </w:r>
      <w:r w:rsidR="00AC6D31" w:rsidRPr="00AC6D31">
        <w:t>Abrahamyan A, Silva LL, Dakin SC, Carandini M, Gardner JL (2016) Adaptable history biases in human perceptual decisions. Proceedings of the National Academy of Sciences 113:E3548-E3557.</w:t>
      </w:r>
    </w:p>
    <w:p w14:paraId="18F46D29" w14:textId="77777777" w:rsidR="00AC6D31" w:rsidRPr="00AC6D31" w:rsidRDefault="00AC6D31" w:rsidP="00AC6D31">
      <w:pPr>
        <w:pStyle w:val="EndNoteBibliography"/>
        <w:spacing w:after="0"/>
        <w:ind w:left="720" w:hanging="720"/>
      </w:pPr>
      <w:r w:rsidRPr="00AC6D31">
        <w:t>Akaishi R, Umeda K, Nagase A, Sakai K (2014) Autonomous mechanism of internal choice estimate underlies decision inertia. Neuron 81:195-206.</w:t>
      </w:r>
    </w:p>
    <w:p w14:paraId="1CDED5C1" w14:textId="77777777" w:rsidR="00AC6D31" w:rsidRPr="00AC6D31" w:rsidRDefault="00AC6D31" w:rsidP="00AC6D31">
      <w:pPr>
        <w:pStyle w:val="EndNoteBibliography"/>
        <w:spacing w:after="0"/>
        <w:ind w:left="720" w:hanging="720"/>
      </w:pPr>
      <w:r w:rsidRPr="00AC6D31">
        <w:t>Aston-Jones G, Cohen JD (2005) An integrative theory of locus coeruleus-norepinephrine function: adaptive gain and optimal performance. Annu Rev Neurosci 28:403-450.</w:t>
      </w:r>
    </w:p>
    <w:p w14:paraId="39DD6BC1" w14:textId="77777777" w:rsidR="00AC6D31" w:rsidRPr="00AC6D31" w:rsidRDefault="00AC6D31" w:rsidP="00AC6D31">
      <w:pPr>
        <w:pStyle w:val="EndNoteBibliography"/>
        <w:spacing w:after="0"/>
        <w:ind w:left="720" w:hanging="720"/>
      </w:pPr>
      <w:r w:rsidRPr="00AC6D31">
        <w:t>Aston-Jones G, Rajkowski J, Kubiak P (1997) Conditioned responses of monkey locus coeruleus neurons anticipate acquisition of discriminative behavior in a vigilance task. Neuroscience 80:697-715.</w:t>
      </w:r>
    </w:p>
    <w:p w14:paraId="6D042A0B" w14:textId="77777777" w:rsidR="00AC6D31" w:rsidRPr="00AC6D31" w:rsidRDefault="00AC6D31" w:rsidP="00AC6D31">
      <w:pPr>
        <w:pStyle w:val="EndNoteBibliography"/>
        <w:spacing w:after="0"/>
        <w:ind w:left="720" w:hanging="720"/>
      </w:pPr>
      <w:r w:rsidRPr="00AC6D31">
        <w:t>Bari BA, Grossman CD, Lubin EE, Rajagopalan AE, Cressy JI, Cohen JY (2019) Stable Representations of Decision Variables for Flexible Behavior. Neuron.</w:t>
      </w:r>
    </w:p>
    <w:p w14:paraId="192D0E13" w14:textId="77777777" w:rsidR="00AC6D31" w:rsidRPr="00AC6D31" w:rsidRDefault="00AC6D31" w:rsidP="00AC6D31">
      <w:pPr>
        <w:pStyle w:val="EndNoteBibliography"/>
        <w:spacing w:after="0"/>
        <w:ind w:left="720" w:hanging="720"/>
      </w:pPr>
      <w:r w:rsidRPr="00AC6D31">
        <w:t>Barraclough DJ, Conroy ML, Lee D (2004) Prefrontal cortex and decision making in a mixed-strategy game. Nat Neurosci 7:404-410.</w:t>
      </w:r>
    </w:p>
    <w:p w14:paraId="447D96A8" w14:textId="77777777" w:rsidR="00AC6D31" w:rsidRPr="00AC6D31" w:rsidRDefault="00AC6D31" w:rsidP="00AC6D31">
      <w:pPr>
        <w:pStyle w:val="EndNoteBibliography"/>
        <w:spacing w:after="0"/>
        <w:ind w:left="720" w:hanging="720"/>
      </w:pPr>
      <w:r w:rsidRPr="00AC6D31">
        <w:t>Barthas F, Hu MY, Siniscalchi MJ, Ali F, Mineur YS, Picciotto MR, Kwan AC (2020) Cumulative Effects of Social Stress on Reward-Guided Actions and Prefrontal Cortical Activity. Biol Psychiatry 88:541-553.</w:t>
      </w:r>
    </w:p>
    <w:p w14:paraId="50D9867A" w14:textId="77777777" w:rsidR="00AC6D31" w:rsidRPr="00AC6D31" w:rsidRDefault="00AC6D31" w:rsidP="00AC6D31">
      <w:pPr>
        <w:pStyle w:val="EndNoteBibliography"/>
        <w:spacing w:after="0"/>
        <w:ind w:left="720" w:hanging="720"/>
      </w:pPr>
      <w:r w:rsidRPr="00AC6D31">
        <w:t>Bouret S, Sara SJ (2005) Network reset: a simplified overarching theory of locus coeruleus noradrenaline function. Trends Neurosci 28:574-582.</w:t>
      </w:r>
    </w:p>
    <w:p w14:paraId="204650A8" w14:textId="77777777" w:rsidR="00AC6D31" w:rsidRPr="00AC6D31" w:rsidRDefault="00AC6D31" w:rsidP="00AC6D31">
      <w:pPr>
        <w:pStyle w:val="EndNoteBibliography"/>
        <w:spacing w:after="0"/>
        <w:ind w:left="720" w:hanging="720"/>
      </w:pPr>
      <w:r w:rsidRPr="00AC6D31">
        <w:t>Camerer C (2003) Behavioral Game Theory: Experiments in Strategic Interaction: Princeton University Press.</w:t>
      </w:r>
    </w:p>
    <w:p w14:paraId="23E52064" w14:textId="77777777" w:rsidR="00AC6D31" w:rsidRPr="00AC6D31" w:rsidRDefault="00AC6D31" w:rsidP="00AC6D31">
      <w:pPr>
        <w:pStyle w:val="EndNoteBibliography"/>
        <w:spacing w:after="0"/>
        <w:ind w:left="720" w:hanging="720"/>
      </w:pPr>
      <w:r w:rsidRPr="00AC6D31">
        <w:t>Caze RD, van der Meer MA (2013) Adaptive properties of differential learning rates for positive and negative outcomes. Biol Cybern 107:711-719.</w:t>
      </w:r>
    </w:p>
    <w:p w14:paraId="4ACB2034" w14:textId="77777777" w:rsidR="00AC6D31" w:rsidRPr="00AC6D31" w:rsidRDefault="00AC6D31" w:rsidP="00AC6D31">
      <w:pPr>
        <w:pStyle w:val="EndNoteBibliography"/>
        <w:spacing w:after="0"/>
        <w:ind w:left="720" w:hanging="720"/>
      </w:pPr>
      <w:r w:rsidRPr="00AC6D31">
        <w:t>Chang SW, Gariepy JF, Platt ML (2013) Neuronal reference frames for social decisions in primate frontal cortex. Nat Neurosci 16:243-250.</w:t>
      </w:r>
    </w:p>
    <w:p w14:paraId="668F03B0" w14:textId="77777777" w:rsidR="00AC6D31" w:rsidRPr="00AC6D31" w:rsidRDefault="00AC6D31" w:rsidP="00AC6D31">
      <w:pPr>
        <w:pStyle w:val="EndNoteBibliography"/>
        <w:spacing w:after="0"/>
        <w:ind w:left="720" w:hanging="720"/>
      </w:pPr>
      <w:r w:rsidRPr="00AC6D31">
        <w:t>Clayton EC, Rajkowski J, Cohen JD, Aston-Jones G (2004) Phasic activation of monkey locus ceruleus neurons by simple decisions in a forced-choice task. J Neurosci 24:9914-9920.</w:t>
      </w:r>
    </w:p>
    <w:p w14:paraId="18930384" w14:textId="77777777" w:rsidR="00AC6D31" w:rsidRPr="00AC6D31" w:rsidRDefault="00AC6D31" w:rsidP="00AC6D31">
      <w:pPr>
        <w:pStyle w:val="EndNoteBibliography"/>
        <w:spacing w:after="0"/>
        <w:ind w:left="720" w:hanging="720"/>
      </w:pPr>
      <w:r w:rsidRPr="00AC6D31">
        <w:t>Dal Monte O, Chu CCJ, Fagan NA, Chang SWC (2020) Specialized medial prefrontal-amygdala coordination in other-regarding decision preference. Nat Neurosci 23:565-574.</w:t>
      </w:r>
    </w:p>
    <w:p w14:paraId="5D84ECF4" w14:textId="77777777" w:rsidR="00AC6D31" w:rsidRPr="00AC6D31" w:rsidRDefault="00AC6D31" w:rsidP="00AC6D31">
      <w:pPr>
        <w:pStyle w:val="EndNoteBibliography"/>
        <w:spacing w:after="0"/>
        <w:ind w:left="720" w:hanging="720"/>
      </w:pPr>
      <w:r w:rsidRPr="00AC6D31">
        <w:t>de Gee JW, Knapen T, Donner TH (2014) Decision-related pupil dilation reflects upcoming choice and individual bias. Proc Natl Acad Sci U S A 111:E618-625.</w:t>
      </w:r>
    </w:p>
    <w:p w14:paraId="17E5BC46" w14:textId="77777777" w:rsidR="00AC6D31" w:rsidRPr="00AC6D31" w:rsidRDefault="00AC6D31" w:rsidP="00AC6D31">
      <w:pPr>
        <w:pStyle w:val="EndNoteBibliography"/>
        <w:spacing w:after="0"/>
        <w:ind w:left="720" w:hanging="720"/>
      </w:pPr>
      <w:r w:rsidRPr="00AC6D31">
        <w:t>Einhauser W, Koch C, Carter OL (2010) Pupil dilation betrays the timing of decisions. Front Hum Neurosci 4:18.</w:t>
      </w:r>
    </w:p>
    <w:p w14:paraId="092D47D5" w14:textId="77777777" w:rsidR="00AC6D31" w:rsidRPr="00AC6D31" w:rsidRDefault="00AC6D31" w:rsidP="00AC6D31">
      <w:pPr>
        <w:pStyle w:val="EndNoteBibliography"/>
        <w:spacing w:after="0"/>
        <w:ind w:left="720" w:hanging="720"/>
      </w:pPr>
      <w:r w:rsidRPr="00AC6D31">
        <w:t>Erev I, Roth AE (1998a) Predicting how people play games: Reinforcement learning in experimental games with unique, mixed strategy equilibria. American Economic Review 88:848-881.</w:t>
      </w:r>
    </w:p>
    <w:p w14:paraId="3C9990A4" w14:textId="77777777" w:rsidR="00AC6D31" w:rsidRPr="00AC6D31" w:rsidRDefault="00AC6D31" w:rsidP="00AC6D31">
      <w:pPr>
        <w:pStyle w:val="EndNoteBibliography"/>
        <w:spacing w:after="0"/>
        <w:ind w:left="720" w:hanging="720"/>
      </w:pPr>
      <w:r w:rsidRPr="00AC6D31">
        <w:t>Erev I, Roth AE (1998b) Predicting how people play games: Reinforcement learning in experimental games with unique, mixed strategy equilibria. American economic review:848-881.</w:t>
      </w:r>
    </w:p>
    <w:p w14:paraId="4B6876E7" w14:textId="77777777" w:rsidR="00AC6D31" w:rsidRPr="00AC6D31" w:rsidRDefault="00AC6D31" w:rsidP="00AC6D31">
      <w:pPr>
        <w:pStyle w:val="EndNoteBibliography"/>
        <w:spacing w:after="0"/>
        <w:ind w:left="720" w:hanging="720"/>
      </w:pPr>
      <w:r w:rsidRPr="00AC6D31">
        <w:t>Gilzenrat MS, Nieuwenhuis S, Jepma M, Cohen JD (2010) Pupil diameter tracks changes in control state predicted by the adaptive gain theory of locus coeruleus function. Cogn Affect Behav Neurosci 10:252-269.</w:t>
      </w:r>
    </w:p>
    <w:p w14:paraId="679069FD" w14:textId="77777777" w:rsidR="00AC6D31" w:rsidRPr="00AC6D31" w:rsidRDefault="00AC6D31" w:rsidP="00AC6D31">
      <w:pPr>
        <w:pStyle w:val="EndNoteBibliography"/>
        <w:spacing w:after="0"/>
        <w:ind w:left="720" w:hanging="720"/>
      </w:pPr>
      <w:r w:rsidRPr="00AC6D31">
        <w:lastRenderedPageBreak/>
        <w:t>Groman SM, Keistler C, Keip AJ, Hammarlund E, DiLeone RJ, Pittenger C, Lee D, Taylor JR (2019) Orbitofrontal Circuits Control Multiple Reinforcement-Learning Processes. Neuron.</w:t>
      </w:r>
    </w:p>
    <w:p w14:paraId="2089D7C9" w14:textId="77777777" w:rsidR="00AC6D31" w:rsidRPr="00AC6D31" w:rsidRDefault="00AC6D31" w:rsidP="00AC6D31">
      <w:pPr>
        <w:pStyle w:val="EndNoteBibliography"/>
        <w:spacing w:after="0"/>
        <w:ind w:left="720" w:hanging="720"/>
      </w:pPr>
      <w:r w:rsidRPr="00AC6D31">
        <w:t>Hampton AN, Bossaerts P, O'Doherty JP (2008) Neural correlates of mentalizing-related computations during strategic interactions in humans. Proc Natl Acad Sci U S A 105:6741-6746.</w:t>
      </w:r>
    </w:p>
    <w:p w14:paraId="4D08A5A1" w14:textId="77777777" w:rsidR="00AC6D31" w:rsidRPr="00AC6D31" w:rsidRDefault="00AC6D31" w:rsidP="00AC6D31">
      <w:pPr>
        <w:pStyle w:val="EndNoteBibliography"/>
        <w:spacing w:after="0"/>
        <w:ind w:left="720" w:hanging="720"/>
      </w:pPr>
      <w:r w:rsidRPr="00AC6D31">
        <w:t>Haroush K, Williams ZM (2015) Neuronal prediction of opponent's behavior during cooperative social interchange in primates. Cell 160:1233-1245.</w:t>
      </w:r>
    </w:p>
    <w:p w14:paraId="6BCBF7DE" w14:textId="77777777" w:rsidR="00AC6D31" w:rsidRPr="00AC6D31" w:rsidRDefault="00AC6D31" w:rsidP="00AC6D31">
      <w:pPr>
        <w:pStyle w:val="EndNoteBibliography"/>
        <w:spacing w:after="0"/>
        <w:ind w:left="720" w:hanging="720"/>
      </w:pPr>
      <w:r w:rsidRPr="00AC6D31">
        <w:t>Hattori R, Danskin B, Babic Z, Mlynaryk N, Komiyama T (2019) Area-Specificity and Plasticity of History-Dependent Value Coding During Learning. Cell 177:1858-1872 e1815.</w:t>
      </w:r>
    </w:p>
    <w:p w14:paraId="77DCB3AC" w14:textId="77777777" w:rsidR="00AC6D31" w:rsidRPr="00AC6D31" w:rsidRDefault="00AC6D31" w:rsidP="00AC6D31">
      <w:pPr>
        <w:pStyle w:val="EndNoteBibliography"/>
        <w:spacing w:after="0"/>
        <w:ind w:left="720" w:hanging="720"/>
      </w:pPr>
      <w:r w:rsidRPr="00AC6D31">
        <w:t>Hess EH, Polt JM (1960) Pupil size as related to interest value of visual stimuli. Science (New York, NY) 132:349-350.</w:t>
      </w:r>
    </w:p>
    <w:p w14:paraId="52A36F99" w14:textId="77777777" w:rsidR="00AC6D31" w:rsidRPr="00AC6D31" w:rsidRDefault="00AC6D31" w:rsidP="00AC6D31">
      <w:pPr>
        <w:pStyle w:val="EndNoteBibliography"/>
        <w:spacing w:after="0"/>
        <w:ind w:left="720" w:hanging="720"/>
      </w:pPr>
      <w:r w:rsidRPr="00AC6D31">
        <w:t>Ito M, Doya K (2009) Validation of decision-making models and analysis of decision variables in the rat basal ganglia. J Neurosci 29:9861-9874.</w:t>
      </w:r>
    </w:p>
    <w:p w14:paraId="4F1F6391" w14:textId="77777777" w:rsidR="00AC6D31" w:rsidRPr="00AC6D31" w:rsidRDefault="00AC6D31" w:rsidP="00AC6D31">
      <w:pPr>
        <w:pStyle w:val="EndNoteBibliography"/>
        <w:spacing w:after="0"/>
        <w:ind w:left="720" w:hanging="720"/>
      </w:pPr>
      <w:r w:rsidRPr="00AC6D31">
        <w:t>Jepma M, Nieuwenhuis S (2011) Pupil diameter predicts changes in the exploration–exploitation trade-off: Evidence for the adaptive gain theory. Journal of cognitive neuroscience 23:1587-1596.</w:t>
      </w:r>
    </w:p>
    <w:p w14:paraId="3E0471EC" w14:textId="77777777" w:rsidR="00AC6D31" w:rsidRPr="00AC6D31" w:rsidRDefault="00AC6D31" w:rsidP="00AC6D31">
      <w:pPr>
        <w:pStyle w:val="EndNoteBibliography"/>
        <w:spacing w:after="0"/>
        <w:ind w:left="720" w:hanging="720"/>
      </w:pPr>
      <w:r w:rsidRPr="00AC6D31">
        <w:t>Joshi S, Li Y, Kalwani RM, Gold JI (2016) Relationships between Pupil Diameter and Neuronal Activity in the Locus Coeruleus, Colliculi, and Cingulate Cortex. Neuron 89:221-234.</w:t>
      </w:r>
    </w:p>
    <w:p w14:paraId="06504AB4" w14:textId="77777777" w:rsidR="00AC6D31" w:rsidRPr="00AC6D31" w:rsidRDefault="00AC6D31" w:rsidP="00AC6D31">
      <w:pPr>
        <w:pStyle w:val="EndNoteBibliography"/>
        <w:spacing w:after="0"/>
        <w:ind w:left="720" w:hanging="720"/>
      </w:pPr>
      <w:r w:rsidRPr="00AC6D31">
        <w:t>Katahira K (2015) The relation between reinforcement learning parameters and the influence of reinforcement history on choice behavior. Journal of Mathematical Psychology 66:59-69.</w:t>
      </w:r>
    </w:p>
    <w:p w14:paraId="4E6CA514" w14:textId="77777777" w:rsidR="00AC6D31" w:rsidRPr="00AC6D31" w:rsidRDefault="00AC6D31" w:rsidP="00AC6D31">
      <w:pPr>
        <w:pStyle w:val="EndNoteBibliography"/>
        <w:spacing w:after="0"/>
        <w:ind w:left="720" w:hanging="720"/>
      </w:pPr>
      <w:r w:rsidRPr="00AC6D31">
        <w:t>Katahira K (2018) The statistical structures of reinforcement learning with asymmetric value updates. Journal of Mathematical Psychology 87:31-45.</w:t>
      </w:r>
    </w:p>
    <w:p w14:paraId="2AE1609B" w14:textId="77777777" w:rsidR="00AC6D31" w:rsidRPr="00AC6D31" w:rsidRDefault="00AC6D31" w:rsidP="00AC6D31">
      <w:pPr>
        <w:pStyle w:val="EndNoteBibliography"/>
        <w:spacing w:after="0"/>
        <w:ind w:left="720" w:hanging="720"/>
      </w:pPr>
      <w:r w:rsidRPr="00AC6D31">
        <w:t>Lee D (2008) Game theory and neural basis of social decision making. Nat Neurosci 11:404-409.</w:t>
      </w:r>
    </w:p>
    <w:p w14:paraId="7E736492" w14:textId="77777777" w:rsidR="00AC6D31" w:rsidRPr="00AC6D31" w:rsidRDefault="00AC6D31" w:rsidP="00AC6D31">
      <w:pPr>
        <w:pStyle w:val="EndNoteBibliography"/>
        <w:spacing w:after="0"/>
        <w:ind w:left="720" w:hanging="720"/>
      </w:pPr>
      <w:r w:rsidRPr="00AC6D31">
        <w:t>Lee D, Conroy ML, McGreevy BP, Barraclough DJ (2004) Reinforcement learning and decision making in monkeys during a competitive game. Brain Res Cogn Brain Res 22:45-58.</w:t>
      </w:r>
    </w:p>
    <w:p w14:paraId="166CA1B3" w14:textId="77777777" w:rsidR="00AC6D31" w:rsidRPr="00AC6D31" w:rsidRDefault="00AC6D31" w:rsidP="00AC6D31">
      <w:pPr>
        <w:pStyle w:val="EndNoteBibliography"/>
        <w:spacing w:after="0"/>
        <w:ind w:left="720" w:hanging="720"/>
      </w:pPr>
      <w:r w:rsidRPr="00AC6D31">
        <w:t>Liao C, Kwan AC (2021) Applying Reinforcement Learning to Rodent Stress Research. Chronic Stress (Thousand Oaks) 5:2470547020984732.</w:t>
      </w:r>
    </w:p>
    <w:p w14:paraId="4655DD34" w14:textId="77777777" w:rsidR="00AC6D31" w:rsidRPr="00AC6D31" w:rsidRDefault="00AC6D31" w:rsidP="00AC6D31">
      <w:pPr>
        <w:pStyle w:val="EndNoteBibliography"/>
        <w:spacing w:after="0"/>
        <w:ind w:left="720" w:hanging="720"/>
      </w:pPr>
      <w:r w:rsidRPr="00AC6D31">
        <w:t>Martin CF, Bhui R, Bossaerts P, Matsuzawa T, Camerer C (2014) Chimpanzee choice rates in competitive games match equilibrium game theory predictions. Sci Rep 4:5182.</w:t>
      </w:r>
    </w:p>
    <w:p w14:paraId="4B366443" w14:textId="77777777" w:rsidR="00AC6D31" w:rsidRPr="00AC6D31" w:rsidRDefault="00AC6D31" w:rsidP="00AC6D31">
      <w:pPr>
        <w:pStyle w:val="EndNoteBibliography"/>
        <w:spacing w:after="0"/>
        <w:ind w:left="720" w:hanging="720"/>
      </w:pPr>
      <w:r w:rsidRPr="00AC6D31">
        <w:t>Mathis A, Mamidanna P, Cury KM, Abe T, Murthy VN, Mathis MW, Bethge M (2018) DeepLabCut: markerless pose estimation of user-defined body parts with deep learning. Nat Neurosci 21:1281-1289.</w:t>
      </w:r>
    </w:p>
    <w:p w14:paraId="38A824C4" w14:textId="77777777" w:rsidR="00AC6D31" w:rsidRPr="00AC6D31" w:rsidRDefault="00AC6D31" w:rsidP="00AC6D31">
      <w:pPr>
        <w:pStyle w:val="EndNoteBibliography"/>
        <w:spacing w:after="0"/>
        <w:ind w:left="720" w:hanging="720"/>
      </w:pPr>
      <w:r w:rsidRPr="00AC6D31">
        <w:t>McGinley MJ, Vinck M, Reimer J, Batista-Brito R, Zagha E, Cadwell CR, Tolias AS, Cardin JA, McCormick DA (2015) Waking state: rapid variations modulate neural and behavioral responses. Neuron 87:1143-1161.</w:t>
      </w:r>
    </w:p>
    <w:p w14:paraId="7513076E" w14:textId="77777777" w:rsidR="00AC6D31" w:rsidRPr="00AC6D31" w:rsidRDefault="00AC6D31" w:rsidP="00AC6D31">
      <w:pPr>
        <w:pStyle w:val="EndNoteBibliography"/>
        <w:spacing w:after="0"/>
        <w:ind w:left="720" w:hanging="720"/>
      </w:pPr>
      <w:r w:rsidRPr="00AC6D31">
        <w:t>Nassar MR, Rumsey KM, Wilson RC, Parikh K, Heasly B, Gold JI (2012) Rational regulation of learning dynamics by pupil-linked arousal systems. Nat Neurosci 15:1040-1046.</w:t>
      </w:r>
    </w:p>
    <w:p w14:paraId="073B3D59" w14:textId="77777777" w:rsidR="00AC6D31" w:rsidRPr="00AC6D31" w:rsidRDefault="00AC6D31" w:rsidP="00AC6D31">
      <w:pPr>
        <w:pStyle w:val="EndNoteBibliography"/>
        <w:spacing w:after="0"/>
        <w:ind w:left="720" w:hanging="720"/>
      </w:pPr>
      <w:r w:rsidRPr="00AC6D31">
        <w:t>Nath T, Mathis A, Chen AC, Patel A, Bethge M, Mathis MW (2019) Using DeepLabCut for 3D markerless pose estimation across species and behaviors. Nat Protoc 14:2152-2176.</w:t>
      </w:r>
    </w:p>
    <w:p w14:paraId="6361EBE8" w14:textId="77777777" w:rsidR="00AC6D31" w:rsidRPr="00AC6D31" w:rsidRDefault="00AC6D31" w:rsidP="00AC6D31">
      <w:pPr>
        <w:pStyle w:val="EndNoteBibliography"/>
        <w:spacing w:after="0"/>
        <w:ind w:left="720" w:hanging="720"/>
      </w:pPr>
      <w:r w:rsidRPr="00AC6D31">
        <w:t>Pajkossy P, Szőllősi Á, Demeter G, Racsmány M (2017) Tonic noradrenergic activity modulates explorative behavior and attentional set shifting: Evidence from pupillometry and gaze pattern analysis. Psychophysiology 54:1839-1854.</w:t>
      </w:r>
    </w:p>
    <w:p w14:paraId="2E308DAF" w14:textId="77777777" w:rsidR="00AC6D31" w:rsidRPr="00AC6D31" w:rsidRDefault="00AC6D31" w:rsidP="00AC6D31">
      <w:pPr>
        <w:pStyle w:val="EndNoteBibliography"/>
        <w:spacing w:after="0"/>
        <w:ind w:left="720" w:hanging="720"/>
      </w:pPr>
      <w:r w:rsidRPr="00AC6D31">
        <w:t>Qiyuan J, Richer F, Wagoner BL, Beatty J (1985) The pupil and stimulus probability. Psychophysiology 22:530-534.</w:t>
      </w:r>
    </w:p>
    <w:p w14:paraId="150A882A" w14:textId="77777777" w:rsidR="00AC6D31" w:rsidRPr="00AC6D31" w:rsidRDefault="00AC6D31" w:rsidP="00AC6D31">
      <w:pPr>
        <w:pStyle w:val="EndNoteBibliography"/>
        <w:spacing w:after="0"/>
        <w:ind w:left="720" w:hanging="720"/>
      </w:pPr>
      <w:r w:rsidRPr="00AC6D31">
        <w:t>Reimer J, McGinley MJ, Liu Y, Rodenkirch C, Wang Q, McCormick DA, Tolias AS (2016) Pupil fluctuations track rapid changes in adrenergic and cholinergic activity in cortex. Nat Commun 7:13289.</w:t>
      </w:r>
    </w:p>
    <w:p w14:paraId="71BD801D" w14:textId="77777777" w:rsidR="00AC6D31" w:rsidRPr="00AC6D31" w:rsidRDefault="00AC6D31" w:rsidP="00AC6D31">
      <w:pPr>
        <w:pStyle w:val="EndNoteBibliography"/>
        <w:spacing w:after="0"/>
        <w:ind w:left="720" w:hanging="720"/>
      </w:pPr>
      <w:r w:rsidRPr="00AC6D31">
        <w:t>Sanabria F, Thrailkill E (2009) Pigeons (Columba livia) approach Nash equilibrium in experimental Matching Pennies competitions. J Exp Anal Behav 91:169-183.</w:t>
      </w:r>
    </w:p>
    <w:p w14:paraId="086F0956" w14:textId="77777777" w:rsidR="00AC6D31" w:rsidRPr="00AC6D31" w:rsidRDefault="00AC6D31" w:rsidP="00AC6D31">
      <w:pPr>
        <w:pStyle w:val="EndNoteBibliography"/>
        <w:spacing w:after="0"/>
        <w:ind w:left="720" w:hanging="720"/>
      </w:pPr>
      <w:r w:rsidRPr="00AC6D31">
        <w:t>Sara SJ, Segal M (1991) Plasticity of sensory responses of locus coeruleus neurons in the behaving rat: implications for cognition. Progress in brain research 88:571-585.</w:t>
      </w:r>
    </w:p>
    <w:p w14:paraId="11C419EA" w14:textId="77777777" w:rsidR="00AC6D31" w:rsidRPr="00AC6D31" w:rsidRDefault="00AC6D31" w:rsidP="00AC6D31">
      <w:pPr>
        <w:pStyle w:val="EndNoteBibliography"/>
        <w:spacing w:after="0"/>
        <w:ind w:left="720" w:hanging="720"/>
      </w:pPr>
      <w:r w:rsidRPr="00AC6D31">
        <w:lastRenderedPageBreak/>
        <w:t>Seo H, Lee D (2007) Temporal filtering of reward signals in the dorsal anterior cingulate cortex during a mixed-strategy game. J Neurosci 27:8366-8377.</w:t>
      </w:r>
    </w:p>
    <w:p w14:paraId="16AA4AFB" w14:textId="77777777" w:rsidR="00AC6D31" w:rsidRPr="00AC6D31" w:rsidRDefault="00AC6D31" w:rsidP="00AC6D31">
      <w:pPr>
        <w:pStyle w:val="EndNoteBibliography"/>
        <w:spacing w:after="0"/>
        <w:ind w:left="720" w:hanging="720"/>
      </w:pPr>
      <w:r w:rsidRPr="00AC6D31">
        <w:t>Seo H, Lee D (2009) Behavioral and neural changes after gains and losses of conditioned reinforcers. J Neurosci 29:3627-3641.</w:t>
      </w:r>
    </w:p>
    <w:p w14:paraId="30527BAB" w14:textId="77777777" w:rsidR="00AC6D31" w:rsidRPr="00AC6D31" w:rsidRDefault="00AC6D31" w:rsidP="00AC6D31">
      <w:pPr>
        <w:pStyle w:val="EndNoteBibliography"/>
        <w:spacing w:after="0"/>
        <w:ind w:left="720" w:hanging="720"/>
      </w:pPr>
      <w:r w:rsidRPr="00AC6D31">
        <w:t>Seo H, Barraclough DJ, Lee D (2007) Dynamic signals related to choices and outcomes in the dorsolateral prefrontal cortex. Cereb Cortex 17 Suppl 1:i110-117.</w:t>
      </w:r>
    </w:p>
    <w:p w14:paraId="0CB8DB06" w14:textId="77777777" w:rsidR="00AC6D31" w:rsidRPr="00AC6D31" w:rsidRDefault="00AC6D31" w:rsidP="00AC6D31">
      <w:pPr>
        <w:pStyle w:val="EndNoteBibliography"/>
        <w:spacing w:after="0"/>
        <w:ind w:left="720" w:hanging="720"/>
      </w:pPr>
      <w:r w:rsidRPr="00AC6D31">
        <w:t>Seo H, Barraclough DJ, Lee D (2009) Lateral intraparietal cortex and reinforcement learning during a mixed-strategy game. J Neurosci 29:7278-7289.</w:t>
      </w:r>
    </w:p>
    <w:p w14:paraId="5009E1EB" w14:textId="77777777" w:rsidR="00AC6D31" w:rsidRPr="00AC6D31" w:rsidRDefault="00AC6D31" w:rsidP="00AC6D31">
      <w:pPr>
        <w:pStyle w:val="EndNoteBibliography"/>
        <w:spacing w:after="0"/>
        <w:ind w:left="720" w:hanging="720"/>
      </w:pPr>
      <w:r w:rsidRPr="00AC6D31">
        <w:t>Seo H, Cai X, Donahue CH, Lee D (2014) Neural correlates of strategic reasoning during competitive games. Science (New York, NY) 346:340-343.</w:t>
      </w:r>
    </w:p>
    <w:p w14:paraId="4F773882" w14:textId="77777777" w:rsidR="00AC6D31" w:rsidRPr="00AC6D31" w:rsidRDefault="00AC6D31" w:rsidP="00AC6D31">
      <w:pPr>
        <w:pStyle w:val="EndNoteBibliography"/>
        <w:spacing w:after="0"/>
        <w:ind w:left="720" w:hanging="720"/>
      </w:pPr>
      <w:r w:rsidRPr="00AC6D31">
        <w:t>Siniscalchi MJ, Wang H, Kwan AC (2019) Enhanced Population Coding for Rewarded Choices in the Medial Frontal Cortex of the Mouse. Cereb Cortex 29:4090-4106.</w:t>
      </w:r>
    </w:p>
    <w:p w14:paraId="75C65957" w14:textId="77777777" w:rsidR="00AC6D31" w:rsidRPr="00AC6D31" w:rsidRDefault="00AC6D31" w:rsidP="00AC6D31">
      <w:pPr>
        <w:pStyle w:val="EndNoteBibliography"/>
        <w:spacing w:after="0"/>
        <w:ind w:left="720" w:hanging="720"/>
      </w:pPr>
      <w:r w:rsidRPr="00AC6D31">
        <w:t>Siniscalchi MJ, Phoumthipphavong V, Ali F, Lozano M, Kwan AC (2016) Fast and slow transitions in frontal ensemble activity during flexible sensorimotor behavior. Nat Neurosci 19:1234-1242.</w:t>
      </w:r>
    </w:p>
    <w:p w14:paraId="1DB05C3F" w14:textId="77777777" w:rsidR="00AC6D31" w:rsidRPr="00AC6D31" w:rsidRDefault="00AC6D31" w:rsidP="00AC6D31">
      <w:pPr>
        <w:pStyle w:val="EndNoteBibliography"/>
        <w:spacing w:after="0"/>
        <w:ind w:left="720" w:hanging="720"/>
      </w:pPr>
      <w:r w:rsidRPr="00AC6D31">
        <w:t>Soltani A, Lee D, Wang XJ (2006) Neural mechanism for stochastic behaviour during a competitive game. Neural Netw 19:1075-1090.</w:t>
      </w:r>
    </w:p>
    <w:p w14:paraId="3325B79A" w14:textId="77777777" w:rsidR="00AC6D31" w:rsidRPr="00AC6D31" w:rsidRDefault="00AC6D31" w:rsidP="00AC6D31">
      <w:pPr>
        <w:pStyle w:val="EndNoteBibliography"/>
        <w:spacing w:after="0"/>
        <w:ind w:left="720" w:hanging="720"/>
      </w:pPr>
      <w:r w:rsidRPr="00AC6D31">
        <w:t>Sul JH, Jo S, Lee D, Jung MW (2011) Role of rodent secondary motor cortex in value-based action selection. Nat Neurosci 14:1202-1208.</w:t>
      </w:r>
    </w:p>
    <w:p w14:paraId="536617FD" w14:textId="77777777" w:rsidR="00AC6D31" w:rsidRPr="00AC6D31" w:rsidRDefault="00AC6D31" w:rsidP="00AC6D31">
      <w:pPr>
        <w:pStyle w:val="EndNoteBibliography"/>
        <w:spacing w:after="0"/>
        <w:ind w:left="720" w:hanging="720"/>
      </w:pPr>
      <w:r w:rsidRPr="00AC6D31">
        <w:t>Sul JH, Kim H, Huh N, Lee D, Jung MW (2010) Distinct roles of rodent orbitofrontal and medial prefrontal cortex in decision making. Neuron 66:449-460.</w:t>
      </w:r>
    </w:p>
    <w:p w14:paraId="5D38227F" w14:textId="77777777" w:rsidR="00AC6D31" w:rsidRPr="00AC6D31" w:rsidRDefault="00AC6D31" w:rsidP="00AC6D31">
      <w:pPr>
        <w:pStyle w:val="EndNoteBibliography"/>
        <w:spacing w:after="0"/>
        <w:ind w:left="720" w:hanging="720"/>
      </w:pPr>
      <w:r w:rsidRPr="00AC6D31">
        <w:t>Sutton RS, Barto AG (1998) Reinforcement learning: An introduction: MIT press Cambridge.</w:t>
      </w:r>
    </w:p>
    <w:p w14:paraId="67125580" w14:textId="77777777" w:rsidR="00AC6D31" w:rsidRPr="00AC6D31" w:rsidRDefault="00AC6D31" w:rsidP="00AC6D31">
      <w:pPr>
        <w:pStyle w:val="EndNoteBibliography"/>
        <w:spacing w:after="0"/>
        <w:ind w:left="720" w:hanging="720"/>
      </w:pPr>
      <w:r w:rsidRPr="00AC6D31">
        <w:t>Tai LH, Lee AM, Benavidez N, Bonci A, Wilbrecht L (2012) Transient stimulation of distinct subpopulations of striatal neurons mimics changes in action value. Nat Neurosci 15:1281-1289.</w:t>
      </w:r>
    </w:p>
    <w:p w14:paraId="1CA18BC6" w14:textId="77777777" w:rsidR="00AC6D31" w:rsidRPr="00AC6D31" w:rsidRDefault="00AC6D31" w:rsidP="00AC6D31">
      <w:pPr>
        <w:pStyle w:val="EndNoteBibliography"/>
        <w:spacing w:after="0"/>
        <w:ind w:left="720" w:hanging="720"/>
      </w:pPr>
      <w:r w:rsidRPr="00AC6D31">
        <w:t>Tervo DG, Proskurin M, Manakov M, Kabra M, Vollmer A, Branson K, Karpova AY (2014) Behavioral variability through stochastic choice and its gating by anterior cingulate cortex. Cell 159:21-32.</w:t>
      </w:r>
    </w:p>
    <w:p w14:paraId="32B05FB0" w14:textId="77777777" w:rsidR="00AC6D31" w:rsidRPr="00AC6D31" w:rsidRDefault="00AC6D31" w:rsidP="00AC6D31">
      <w:pPr>
        <w:pStyle w:val="EndNoteBibliography"/>
        <w:spacing w:after="0"/>
        <w:ind w:left="720" w:hanging="720"/>
      </w:pPr>
      <w:r w:rsidRPr="00AC6D31">
        <w:t>Urai AE, Braun A, Donner TH (2017) Pupil-linked arousal is driven by decision uncertainty and alters serial choice bias. Nat Commun 8:14637.</w:t>
      </w:r>
    </w:p>
    <w:p w14:paraId="795809BA" w14:textId="77777777" w:rsidR="00AC6D31" w:rsidRPr="00AC6D31" w:rsidRDefault="00AC6D31" w:rsidP="00AC6D31">
      <w:pPr>
        <w:pStyle w:val="EndNoteBibliography"/>
        <w:spacing w:after="0"/>
        <w:ind w:left="720" w:hanging="720"/>
      </w:pPr>
      <w:r w:rsidRPr="00AC6D31">
        <w:t>Van Slooten JC, Jahfari S, Knapen T, Theeuwes J (2018) How pupil responses track value-based decision-making during and after reinforcement learning. PLoS Comput Biol 14:e1006632.</w:t>
      </w:r>
    </w:p>
    <w:p w14:paraId="0249BB11" w14:textId="77777777" w:rsidR="00AC6D31" w:rsidRPr="00AC6D31" w:rsidRDefault="00AC6D31" w:rsidP="00AC6D31">
      <w:pPr>
        <w:pStyle w:val="EndNoteBibliography"/>
        <w:spacing w:after="0"/>
        <w:ind w:left="720" w:hanging="720"/>
      </w:pPr>
      <w:r w:rsidRPr="00AC6D31">
        <w:t>Varazzani C, San-Galli A, Gilardeau S, Bouret S (2015) Noradrenaline and dopamine neurons in the reward/effort trade-off: a direct electrophysiological comparison in behaving monkeys. Journal of Neuroscience 35:7866-7877.</w:t>
      </w:r>
    </w:p>
    <w:p w14:paraId="7FD72F78" w14:textId="77777777" w:rsidR="00AC6D31" w:rsidRPr="00AC6D31" w:rsidRDefault="00AC6D31" w:rsidP="00AC6D31">
      <w:pPr>
        <w:pStyle w:val="EndNoteBibliography"/>
        <w:spacing w:after="0"/>
        <w:ind w:left="720" w:hanging="720"/>
      </w:pPr>
      <w:r w:rsidRPr="00AC6D31">
        <w:t>Vickery TJ, Chun MM, Lee D (2011) Ubiquity and specificity of reinforcement signals throughout the human brain. Neuron 72:166-177.</w:t>
      </w:r>
    </w:p>
    <w:p w14:paraId="5E696D70" w14:textId="77777777" w:rsidR="00AC6D31" w:rsidRPr="00AC6D31" w:rsidRDefault="00AC6D31" w:rsidP="00AC6D31">
      <w:pPr>
        <w:pStyle w:val="EndNoteBibliography"/>
        <w:spacing w:after="0"/>
        <w:ind w:left="720" w:hanging="720"/>
      </w:pPr>
      <w:r w:rsidRPr="00AC6D31">
        <w:t>Wilson RC, Collins AG (2019) Ten simple rules for the computational modeling of behavioral data. Elife 8.</w:t>
      </w:r>
    </w:p>
    <w:p w14:paraId="7C0CF4C2" w14:textId="77777777" w:rsidR="00AC6D31" w:rsidRPr="00AC6D31" w:rsidRDefault="00AC6D31" w:rsidP="00AC6D31">
      <w:pPr>
        <w:pStyle w:val="EndNoteBibliography"/>
        <w:spacing w:after="0"/>
        <w:ind w:left="720" w:hanging="720"/>
      </w:pPr>
      <w:r w:rsidRPr="00AC6D31">
        <w:t>Wood RI, Kim JY, Li GR (2016) Cooperation in rats playing the iterated Prisoner's Dilemma game. Anim Behav 114:27-35.</w:t>
      </w:r>
    </w:p>
    <w:p w14:paraId="3A626345" w14:textId="77777777" w:rsidR="00AC6D31" w:rsidRPr="00AC6D31" w:rsidRDefault="00AC6D31" w:rsidP="00AC6D31">
      <w:pPr>
        <w:pStyle w:val="EndNoteBibliography"/>
        <w:ind w:left="720" w:hanging="720"/>
      </w:pPr>
      <w:r w:rsidRPr="00AC6D31">
        <w:t>Yang H, Bari BA, Cohen JY, O'Connor DH (2021) Locus coeruleus spiking differently correlates with S1 cortex activity and pupil diameter in a tactile detection task. Elife 10.</w:t>
      </w:r>
    </w:p>
    <w:p w14:paraId="5BA512CF" w14:textId="4E48854F" w:rsidR="005141E8" w:rsidRPr="006A0859" w:rsidRDefault="005141E8" w:rsidP="0053340B">
      <w:pPr>
        <w:spacing w:after="0" w:line="360" w:lineRule="auto"/>
        <w:rPr>
          <w:rFonts w:ascii="Helvetica" w:hAnsi="Helvetica" w:cs="Times New Roman"/>
        </w:rPr>
      </w:pPr>
      <w:r w:rsidRPr="006A0859">
        <w:rPr>
          <w:rFonts w:ascii="Helvetica" w:hAnsi="Helvetica" w:cs="Times New Roman"/>
        </w:rPr>
        <w:fldChar w:fldCharType="end"/>
      </w:r>
    </w:p>
    <w:sectPr w:rsidR="005141E8" w:rsidRPr="006A0859" w:rsidSect="006A0859">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0C968E" w14:textId="77777777" w:rsidR="00F91853" w:rsidRDefault="00F91853" w:rsidP="006847D2">
      <w:pPr>
        <w:spacing w:after="0" w:line="240" w:lineRule="auto"/>
      </w:pPr>
      <w:r>
        <w:separator/>
      </w:r>
    </w:p>
  </w:endnote>
  <w:endnote w:type="continuationSeparator" w:id="0">
    <w:p w14:paraId="5B845946" w14:textId="77777777" w:rsidR="00F91853" w:rsidRDefault="00F91853" w:rsidP="00684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3223917"/>
      <w:docPartObj>
        <w:docPartGallery w:val="Page Numbers (Bottom of Page)"/>
        <w:docPartUnique/>
      </w:docPartObj>
    </w:sdtPr>
    <w:sdtEndPr>
      <w:rPr>
        <w:rStyle w:val="PageNumber"/>
      </w:rPr>
    </w:sdtEndPr>
    <w:sdtContent>
      <w:p w14:paraId="4F8CD696" w14:textId="510CE0A0" w:rsidR="00424A4B" w:rsidRDefault="00424A4B" w:rsidP="00ED74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03842726"/>
      <w:docPartObj>
        <w:docPartGallery w:val="Page Numbers (Bottom of Page)"/>
        <w:docPartUnique/>
      </w:docPartObj>
    </w:sdtPr>
    <w:sdtEndPr>
      <w:rPr>
        <w:rStyle w:val="PageNumber"/>
      </w:rPr>
    </w:sdtEndPr>
    <w:sdtContent>
      <w:p w14:paraId="75339238" w14:textId="25404006" w:rsidR="00424A4B" w:rsidRDefault="00424A4B" w:rsidP="00ED74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5FC6CF" w14:textId="77777777" w:rsidR="00424A4B" w:rsidRDefault="00424A4B" w:rsidP="00FE6A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2131939"/>
      <w:docPartObj>
        <w:docPartGallery w:val="Page Numbers (Bottom of Page)"/>
        <w:docPartUnique/>
      </w:docPartObj>
    </w:sdtPr>
    <w:sdtEndPr>
      <w:rPr>
        <w:rStyle w:val="PageNumber"/>
        <w:rFonts w:ascii="Helvetica" w:hAnsi="Helvetica"/>
      </w:rPr>
    </w:sdtEndPr>
    <w:sdtContent>
      <w:p w14:paraId="7D001C6E" w14:textId="7A3F64C5" w:rsidR="00424A4B" w:rsidRPr="00FE6A71" w:rsidRDefault="00424A4B" w:rsidP="00ED7474">
        <w:pPr>
          <w:pStyle w:val="Footer"/>
          <w:framePr w:wrap="none" w:vAnchor="text" w:hAnchor="margin" w:xAlign="center" w:y="1"/>
          <w:rPr>
            <w:rStyle w:val="PageNumber"/>
            <w:rFonts w:ascii="Helvetica" w:hAnsi="Helvetica"/>
          </w:rPr>
        </w:pPr>
        <w:r w:rsidRPr="00FE6A71">
          <w:rPr>
            <w:rStyle w:val="PageNumber"/>
            <w:rFonts w:ascii="Helvetica" w:hAnsi="Helvetica"/>
          </w:rPr>
          <w:fldChar w:fldCharType="begin"/>
        </w:r>
        <w:r w:rsidRPr="00FE6A71">
          <w:rPr>
            <w:rStyle w:val="PageNumber"/>
            <w:rFonts w:ascii="Helvetica" w:hAnsi="Helvetica"/>
          </w:rPr>
          <w:instrText xml:space="preserve"> PAGE </w:instrText>
        </w:r>
        <w:r w:rsidRPr="00FE6A71">
          <w:rPr>
            <w:rStyle w:val="PageNumber"/>
            <w:rFonts w:ascii="Helvetica" w:hAnsi="Helvetica"/>
          </w:rPr>
          <w:fldChar w:fldCharType="separate"/>
        </w:r>
        <w:r>
          <w:rPr>
            <w:rStyle w:val="PageNumber"/>
            <w:rFonts w:ascii="Helvetica" w:hAnsi="Helvetica"/>
            <w:noProof/>
          </w:rPr>
          <w:t>30</w:t>
        </w:r>
        <w:r w:rsidRPr="00FE6A71">
          <w:rPr>
            <w:rStyle w:val="PageNumber"/>
            <w:rFonts w:ascii="Helvetica" w:hAnsi="Helvetica"/>
          </w:rPr>
          <w:fldChar w:fldCharType="end"/>
        </w:r>
      </w:p>
    </w:sdtContent>
  </w:sdt>
  <w:p w14:paraId="3D91118E" w14:textId="6AA08DC5" w:rsidR="00424A4B" w:rsidRPr="00FE6A71" w:rsidRDefault="00424A4B" w:rsidP="00FE6A71">
    <w:pPr>
      <w:pStyle w:val="Footer"/>
      <w:framePr w:wrap="none" w:vAnchor="text" w:hAnchor="margin" w:xAlign="right" w:y="1"/>
      <w:rPr>
        <w:rStyle w:val="PageNumber"/>
        <w:rFonts w:ascii="Helvetica" w:hAnsi="Helvetica"/>
      </w:rPr>
    </w:pPr>
  </w:p>
  <w:p w14:paraId="53E910C5" w14:textId="77777777" w:rsidR="00424A4B" w:rsidRPr="00FE6A71" w:rsidRDefault="00424A4B" w:rsidP="00FE6A71">
    <w:pPr>
      <w:pStyle w:val="Footer"/>
      <w:ind w:right="910"/>
      <w:rPr>
        <w:rFonts w:ascii="Helvetica" w:hAnsi="Helveti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399AF" w14:textId="77777777" w:rsidR="00F91853" w:rsidRDefault="00F91853" w:rsidP="006847D2">
      <w:pPr>
        <w:spacing w:after="0" w:line="240" w:lineRule="auto"/>
      </w:pPr>
      <w:r>
        <w:separator/>
      </w:r>
    </w:p>
  </w:footnote>
  <w:footnote w:type="continuationSeparator" w:id="0">
    <w:p w14:paraId="06B092CD" w14:textId="77777777" w:rsidR="00F91853" w:rsidRDefault="00F91853" w:rsidP="006847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ED1134"/>
    <w:multiLevelType w:val="hybridMultilevel"/>
    <w:tmpl w:val="47C60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5D23DA"/>
    <w:multiLevelType w:val="hybridMultilevel"/>
    <w:tmpl w:val="B1B296E0"/>
    <w:lvl w:ilvl="0" w:tplc="116C9A4A">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x Kwan">
    <w15:presenceInfo w15:providerId="Windows Live" w15:userId="c07b6ff792caf643"/>
  </w15:person>
  <w15:person w15:author="Wang Hongli">
    <w15:presenceInfo w15:providerId="Windows Live" w15:userId="54575b3555464e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scienc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5zwrx5zozxpepe2psdpztzme9f9weaszspd&quot;&gt;My EndNote Library&lt;record-ids&gt;&lt;item&gt;116&lt;/item&gt;&lt;item&gt;178&lt;/item&gt;&lt;item&gt;179&lt;/item&gt;&lt;item&gt;223&lt;/item&gt;&lt;item&gt;226&lt;/item&gt;&lt;item&gt;256&lt;/item&gt;&lt;item&gt;263&lt;/item&gt;&lt;item&gt;334&lt;/item&gt;&lt;item&gt;421&lt;/item&gt;&lt;item&gt;422&lt;/item&gt;&lt;item&gt;426&lt;/item&gt;&lt;item&gt;447&lt;/item&gt;&lt;item&gt;454&lt;/item&gt;&lt;item&gt;525&lt;/item&gt;&lt;item&gt;536&lt;/item&gt;&lt;item&gt;632&lt;/item&gt;&lt;item&gt;794&lt;/item&gt;&lt;item&gt;802&lt;/item&gt;&lt;item&gt;803&lt;/item&gt;&lt;item&gt;808&lt;/item&gt;&lt;item&gt;813&lt;/item&gt;&lt;item&gt;858&lt;/item&gt;&lt;item&gt;870&lt;/item&gt;&lt;item&gt;871&lt;/item&gt;&lt;item&gt;915&lt;/item&gt;&lt;item&gt;927&lt;/item&gt;&lt;item&gt;928&lt;/item&gt;&lt;item&gt;931&lt;/item&gt;&lt;item&gt;969&lt;/item&gt;&lt;item&gt;970&lt;/item&gt;&lt;item&gt;972&lt;/item&gt;&lt;item&gt;1007&lt;/item&gt;&lt;item&gt;1009&lt;/item&gt;&lt;item&gt;1012&lt;/item&gt;&lt;item&gt;1013&lt;/item&gt;&lt;item&gt;1032&lt;/item&gt;&lt;item&gt;1033&lt;/item&gt;&lt;item&gt;1068&lt;/item&gt;&lt;item&gt;1069&lt;/item&gt;&lt;item&gt;1070&lt;/item&gt;&lt;item&gt;1071&lt;/item&gt;&lt;item&gt;1073&lt;/item&gt;&lt;item&gt;1087&lt;/item&gt;&lt;item&gt;1093&lt;/item&gt;&lt;item&gt;1094&lt;/item&gt;&lt;item&gt;1118&lt;/item&gt;&lt;item&gt;1119&lt;/item&gt;&lt;item&gt;1120&lt;/item&gt;&lt;/record-ids&gt;&lt;/item&gt;&lt;/Libraries&gt;"/>
  </w:docVars>
  <w:rsids>
    <w:rsidRoot w:val="005141E8"/>
    <w:rsid w:val="00003DD2"/>
    <w:rsid w:val="00006355"/>
    <w:rsid w:val="0000679E"/>
    <w:rsid w:val="00006EA6"/>
    <w:rsid w:val="00007328"/>
    <w:rsid w:val="00011BB0"/>
    <w:rsid w:val="00012881"/>
    <w:rsid w:val="0001375C"/>
    <w:rsid w:val="00014022"/>
    <w:rsid w:val="00017C8A"/>
    <w:rsid w:val="00021A9F"/>
    <w:rsid w:val="0002787F"/>
    <w:rsid w:val="000305D6"/>
    <w:rsid w:val="00030CB1"/>
    <w:rsid w:val="00031589"/>
    <w:rsid w:val="00032D2C"/>
    <w:rsid w:val="0003590A"/>
    <w:rsid w:val="000376E4"/>
    <w:rsid w:val="00040EDC"/>
    <w:rsid w:val="00041191"/>
    <w:rsid w:val="00043E7E"/>
    <w:rsid w:val="00045A26"/>
    <w:rsid w:val="00045D05"/>
    <w:rsid w:val="00046252"/>
    <w:rsid w:val="000467F8"/>
    <w:rsid w:val="00050A7B"/>
    <w:rsid w:val="00054B63"/>
    <w:rsid w:val="000562B0"/>
    <w:rsid w:val="00057617"/>
    <w:rsid w:val="0006204D"/>
    <w:rsid w:val="00063B1D"/>
    <w:rsid w:val="0006709E"/>
    <w:rsid w:val="00080735"/>
    <w:rsid w:val="00080ECF"/>
    <w:rsid w:val="0008246A"/>
    <w:rsid w:val="00084345"/>
    <w:rsid w:val="000843EE"/>
    <w:rsid w:val="00084B69"/>
    <w:rsid w:val="00084E37"/>
    <w:rsid w:val="0008553E"/>
    <w:rsid w:val="00085A99"/>
    <w:rsid w:val="00086CEB"/>
    <w:rsid w:val="00087796"/>
    <w:rsid w:val="000879ED"/>
    <w:rsid w:val="00090802"/>
    <w:rsid w:val="000928A6"/>
    <w:rsid w:val="000955E8"/>
    <w:rsid w:val="000978E1"/>
    <w:rsid w:val="000A16ED"/>
    <w:rsid w:val="000A1BB9"/>
    <w:rsid w:val="000A2810"/>
    <w:rsid w:val="000A2D9D"/>
    <w:rsid w:val="000A322E"/>
    <w:rsid w:val="000A41E0"/>
    <w:rsid w:val="000A4C35"/>
    <w:rsid w:val="000B0672"/>
    <w:rsid w:val="000B0E42"/>
    <w:rsid w:val="000B1915"/>
    <w:rsid w:val="000B7D62"/>
    <w:rsid w:val="000C0844"/>
    <w:rsid w:val="000C61C4"/>
    <w:rsid w:val="000C76DF"/>
    <w:rsid w:val="000C78EA"/>
    <w:rsid w:val="000D381B"/>
    <w:rsid w:val="000D47F7"/>
    <w:rsid w:val="000D5CF4"/>
    <w:rsid w:val="000E07D4"/>
    <w:rsid w:val="000E124A"/>
    <w:rsid w:val="000E3872"/>
    <w:rsid w:val="000E4F07"/>
    <w:rsid w:val="000E501D"/>
    <w:rsid w:val="000E6643"/>
    <w:rsid w:val="000F00E0"/>
    <w:rsid w:val="000F2372"/>
    <w:rsid w:val="000F4B32"/>
    <w:rsid w:val="000F64C7"/>
    <w:rsid w:val="000F6E7B"/>
    <w:rsid w:val="00105FD3"/>
    <w:rsid w:val="00106B5C"/>
    <w:rsid w:val="00106E2A"/>
    <w:rsid w:val="001075ED"/>
    <w:rsid w:val="00107675"/>
    <w:rsid w:val="00110975"/>
    <w:rsid w:val="00110A5A"/>
    <w:rsid w:val="00110C64"/>
    <w:rsid w:val="00113624"/>
    <w:rsid w:val="001143A5"/>
    <w:rsid w:val="001159B4"/>
    <w:rsid w:val="00116DB8"/>
    <w:rsid w:val="00121074"/>
    <w:rsid w:val="00123EA0"/>
    <w:rsid w:val="00125C4B"/>
    <w:rsid w:val="001267F7"/>
    <w:rsid w:val="00134195"/>
    <w:rsid w:val="00136B53"/>
    <w:rsid w:val="0014014E"/>
    <w:rsid w:val="00140633"/>
    <w:rsid w:val="00141761"/>
    <w:rsid w:val="00146BC7"/>
    <w:rsid w:val="00147B65"/>
    <w:rsid w:val="00160156"/>
    <w:rsid w:val="0016225C"/>
    <w:rsid w:val="00162B38"/>
    <w:rsid w:val="0016550D"/>
    <w:rsid w:val="001656DF"/>
    <w:rsid w:val="00171C25"/>
    <w:rsid w:val="001778EA"/>
    <w:rsid w:val="0018253D"/>
    <w:rsid w:val="0018254B"/>
    <w:rsid w:val="00182CF3"/>
    <w:rsid w:val="001839D0"/>
    <w:rsid w:val="00187D66"/>
    <w:rsid w:val="00191231"/>
    <w:rsid w:val="00191887"/>
    <w:rsid w:val="0019465E"/>
    <w:rsid w:val="00194A8A"/>
    <w:rsid w:val="001B1A9E"/>
    <w:rsid w:val="001B3B43"/>
    <w:rsid w:val="001B458C"/>
    <w:rsid w:val="001B5E2E"/>
    <w:rsid w:val="001B6E2F"/>
    <w:rsid w:val="001B7255"/>
    <w:rsid w:val="001C014D"/>
    <w:rsid w:val="001C1223"/>
    <w:rsid w:val="001C3F61"/>
    <w:rsid w:val="001C781D"/>
    <w:rsid w:val="001D2DE0"/>
    <w:rsid w:val="001D3044"/>
    <w:rsid w:val="001D3113"/>
    <w:rsid w:val="001D5BF2"/>
    <w:rsid w:val="001D6660"/>
    <w:rsid w:val="001D79B9"/>
    <w:rsid w:val="001E1123"/>
    <w:rsid w:val="001E413A"/>
    <w:rsid w:val="001E4E72"/>
    <w:rsid w:val="001E6360"/>
    <w:rsid w:val="001F3AB9"/>
    <w:rsid w:val="001F3E1C"/>
    <w:rsid w:val="001F4ABC"/>
    <w:rsid w:val="001F7D80"/>
    <w:rsid w:val="00201519"/>
    <w:rsid w:val="002028B1"/>
    <w:rsid w:val="00203149"/>
    <w:rsid w:val="002046CB"/>
    <w:rsid w:val="00204902"/>
    <w:rsid w:val="00204EF2"/>
    <w:rsid w:val="002055C0"/>
    <w:rsid w:val="00205FE8"/>
    <w:rsid w:val="00206309"/>
    <w:rsid w:val="00211ECD"/>
    <w:rsid w:val="00212360"/>
    <w:rsid w:val="00212B82"/>
    <w:rsid w:val="00214495"/>
    <w:rsid w:val="0022088C"/>
    <w:rsid w:val="00220B11"/>
    <w:rsid w:val="00220EAD"/>
    <w:rsid w:val="00221E4B"/>
    <w:rsid w:val="00221F97"/>
    <w:rsid w:val="00223C8E"/>
    <w:rsid w:val="00223E15"/>
    <w:rsid w:val="00224198"/>
    <w:rsid w:val="002243B0"/>
    <w:rsid w:val="00224885"/>
    <w:rsid w:val="00224D87"/>
    <w:rsid w:val="00226838"/>
    <w:rsid w:val="00226DA5"/>
    <w:rsid w:val="00227002"/>
    <w:rsid w:val="002302DB"/>
    <w:rsid w:val="002315C3"/>
    <w:rsid w:val="002324AE"/>
    <w:rsid w:val="00233262"/>
    <w:rsid w:val="00234C96"/>
    <w:rsid w:val="00237EB9"/>
    <w:rsid w:val="00241D05"/>
    <w:rsid w:val="00243823"/>
    <w:rsid w:val="00244A68"/>
    <w:rsid w:val="00244CE9"/>
    <w:rsid w:val="00245B25"/>
    <w:rsid w:val="00246F9B"/>
    <w:rsid w:val="00250364"/>
    <w:rsid w:val="002518E5"/>
    <w:rsid w:val="0025209A"/>
    <w:rsid w:val="002536F4"/>
    <w:rsid w:val="002539C7"/>
    <w:rsid w:val="002565E2"/>
    <w:rsid w:val="00256FF4"/>
    <w:rsid w:val="0025799C"/>
    <w:rsid w:val="0026150F"/>
    <w:rsid w:val="002620BB"/>
    <w:rsid w:val="002628D1"/>
    <w:rsid w:val="00263141"/>
    <w:rsid w:val="0026533F"/>
    <w:rsid w:val="00266B1D"/>
    <w:rsid w:val="00266D9C"/>
    <w:rsid w:val="002700F7"/>
    <w:rsid w:val="00273C51"/>
    <w:rsid w:val="00273EDF"/>
    <w:rsid w:val="002749BE"/>
    <w:rsid w:val="00275FE4"/>
    <w:rsid w:val="002772DE"/>
    <w:rsid w:val="00277C47"/>
    <w:rsid w:val="00280523"/>
    <w:rsid w:val="0028091B"/>
    <w:rsid w:val="002810D8"/>
    <w:rsid w:val="0028205B"/>
    <w:rsid w:val="00282521"/>
    <w:rsid w:val="002838BE"/>
    <w:rsid w:val="002841AB"/>
    <w:rsid w:val="002926F5"/>
    <w:rsid w:val="00296CE1"/>
    <w:rsid w:val="00296DD2"/>
    <w:rsid w:val="002A09C0"/>
    <w:rsid w:val="002A0CE6"/>
    <w:rsid w:val="002A1D13"/>
    <w:rsid w:val="002A2626"/>
    <w:rsid w:val="002A2C54"/>
    <w:rsid w:val="002A2E2A"/>
    <w:rsid w:val="002A4065"/>
    <w:rsid w:val="002A61B8"/>
    <w:rsid w:val="002A6839"/>
    <w:rsid w:val="002A75A2"/>
    <w:rsid w:val="002B02E4"/>
    <w:rsid w:val="002B052B"/>
    <w:rsid w:val="002B0BDD"/>
    <w:rsid w:val="002B169D"/>
    <w:rsid w:val="002B194A"/>
    <w:rsid w:val="002B467D"/>
    <w:rsid w:val="002B4B5F"/>
    <w:rsid w:val="002B508F"/>
    <w:rsid w:val="002B75C9"/>
    <w:rsid w:val="002C645C"/>
    <w:rsid w:val="002C6632"/>
    <w:rsid w:val="002C7794"/>
    <w:rsid w:val="002C7D92"/>
    <w:rsid w:val="002C7DB1"/>
    <w:rsid w:val="002D13DF"/>
    <w:rsid w:val="002D1C99"/>
    <w:rsid w:val="002D2FEC"/>
    <w:rsid w:val="002D4D14"/>
    <w:rsid w:val="002D50A5"/>
    <w:rsid w:val="002D551F"/>
    <w:rsid w:val="002D7A3F"/>
    <w:rsid w:val="002D7CD8"/>
    <w:rsid w:val="002E2194"/>
    <w:rsid w:val="002E2970"/>
    <w:rsid w:val="002F33FF"/>
    <w:rsid w:val="002F4BB5"/>
    <w:rsid w:val="002F4D61"/>
    <w:rsid w:val="00300DE0"/>
    <w:rsid w:val="0030253E"/>
    <w:rsid w:val="00302CCE"/>
    <w:rsid w:val="0030482F"/>
    <w:rsid w:val="003109E2"/>
    <w:rsid w:val="00310FAC"/>
    <w:rsid w:val="00311B7E"/>
    <w:rsid w:val="00311E7C"/>
    <w:rsid w:val="00312F9E"/>
    <w:rsid w:val="00313783"/>
    <w:rsid w:val="00315005"/>
    <w:rsid w:val="00320808"/>
    <w:rsid w:val="003222C9"/>
    <w:rsid w:val="00322510"/>
    <w:rsid w:val="0032455E"/>
    <w:rsid w:val="00326154"/>
    <w:rsid w:val="0032795B"/>
    <w:rsid w:val="00330189"/>
    <w:rsid w:val="00333B79"/>
    <w:rsid w:val="003350FF"/>
    <w:rsid w:val="00336A07"/>
    <w:rsid w:val="0034411E"/>
    <w:rsid w:val="003449D3"/>
    <w:rsid w:val="00345E63"/>
    <w:rsid w:val="003472E4"/>
    <w:rsid w:val="0035197B"/>
    <w:rsid w:val="003541ED"/>
    <w:rsid w:val="00354D94"/>
    <w:rsid w:val="003562B7"/>
    <w:rsid w:val="00356F7B"/>
    <w:rsid w:val="0036083E"/>
    <w:rsid w:val="003611C0"/>
    <w:rsid w:val="003623A5"/>
    <w:rsid w:val="00362974"/>
    <w:rsid w:val="003702A3"/>
    <w:rsid w:val="0037059B"/>
    <w:rsid w:val="00372254"/>
    <w:rsid w:val="0037235E"/>
    <w:rsid w:val="003724E2"/>
    <w:rsid w:val="003732AD"/>
    <w:rsid w:val="003755B7"/>
    <w:rsid w:val="00380BAF"/>
    <w:rsid w:val="00382B86"/>
    <w:rsid w:val="0038419F"/>
    <w:rsid w:val="00385B94"/>
    <w:rsid w:val="00387E83"/>
    <w:rsid w:val="003906B0"/>
    <w:rsid w:val="00393D39"/>
    <w:rsid w:val="003940B6"/>
    <w:rsid w:val="00395741"/>
    <w:rsid w:val="00395CF4"/>
    <w:rsid w:val="003A3E78"/>
    <w:rsid w:val="003B075A"/>
    <w:rsid w:val="003B42AD"/>
    <w:rsid w:val="003B4742"/>
    <w:rsid w:val="003B599D"/>
    <w:rsid w:val="003B7800"/>
    <w:rsid w:val="003C0CE8"/>
    <w:rsid w:val="003C0F3C"/>
    <w:rsid w:val="003C1529"/>
    <w:rsid w:val="003C35D4"/>
    <w:rsid w:val="003C4406"/>
    <w:rsid w:val="003C5DFE"/>
    <w:rsid w:val="003C5EE2"/>
    <w:rsid w:val="003C6186"/>
    <w:rsid w:val="003C6621"/>
    <w:rsid w:val="003C6900"/>
    <w:rsid w:val="003D11DF"/>
    <w:rsid w:val="003D1385"/>
    <w:rsid w:val="003D360F"/>
    <w:rsid w:val="003D374D"/>
    <w:rsid w:val="003D3DC2"/>
    <w:rsid w:val="003D4318"/>
    <w:rsid w:val="003E0A53"/>
    <w:rsid w:val="003E2157"/>
    <w:rsid w:val="003E4248"/>
    <w:rsid w:val="003E4439"/>
    <w:rsid w:val="003E53FA"/>
    <w:rsid w:val="003E7BCC"/>
    <w:rsid w:val="003F0129"/>
    <w:rsid w:val="003F1659"/>
    <w:rsid w:val="003F1CFC"/>
    <w:rsid w:val="003F4072"/>
    <w:rsid w:val="003F4B55"/>
    <w:rsid w:val="003F7F4C"/>
    <w:rsid w:val="00404118"/>
    <w:rsid w:val="004069FE"/>
    <w:rsid w:val="004101AE"/>
    <w:rsid w:val="00410481"/>
    <w:rsid w:val="00411990"/>
    <w:rsid w:val="004139B4"/>
    <w:rsid w:val="00414D58"/>
    <w:rsid w:val="004157FD"/>
    <w:rsid w:val="00420503"/>
    <w:rsid w:val="00421CEB"/>
    <w:rsid w:val="00422CE3"/>
    <w:rsid w:val="00424062"/>
    <w:rsid w:val="00424A4B"/>
    <w:rsid w:val="004325DC"/>
    <w:rsid w:val="00434987"/>
    <w:rsid w:val="00434F29"/>
    <w:rsid w:val="00435285"/>
    <w:rsid w:val="004352D0"/>
    <w:rsid w:val="00440340"/>
    <w:rsid w:val="00443C2F"/>
    <w:rsid w:val="00443DCC"/>
    <w:rsid w:val="00443E60"/>
    <w:rsid w:val="00444736"/>
    <w:rsid w:val="00444F3B"/>
    <w:rsid w:val="00445EFE"/>
    <w:rsid w:val="0044660F"/>
    <w:rsid w:val="004469E3"/>
    <w:rsid w:val="00447F12"/>
    <w:rsid w:val="00454154"/>
    <w:rsid w:val="004565FF"/>
    <w:rsid w:val="00457116"/>
    <w:rsid w:val="00457386"/>
    <w:rsid w:val="0045793A"/>
    <w:rsid w:val="00461A27"/>
    <w:rsid w:val="004631A3"/>
    <w:rsid w:val="004659F1"/>
    <w:rsid w:val="004722F8"/>
    <w:rsid w:val="004724CE"/>
    <w:rsid w:val="00472EC5"/>
    <w:rsid w:val="00473162"/>
    <w:rsid w:val="0047377D"/>
    <w:rsid w:val="0047434C"/>
    <w:rsid w:val="00475E1F"/>
    <w:rsid w:val="00477826"/>
    <w:rsid w:val="00482D50"/>
    <w:rsid w:val="00486B3B"/>
    <w:rsid w:val="0048726A"/>
    <w:rsid w:val="00490492"/>
    <w:rsid w:val="004905AF"/>
    <w:rsid w:val="004908AA"/>
    <w:rsid w:val="00491258"/>
    <w:rsid w:val="00491489"/>
    <w:rsid w:val="00495601"/>
    <w:rsid w:val="00495D58"/>
    <w:rsid w:val="004974A4"/>
    <w:rsid w:val="00497E41"/>
    <w:rsid w:val="004A03CC"/>
    <w:rsid w:val="004A0433"/>
    <w:rsid w:val="004A0E36"/>
    <w:rsid w:val="004A29D8"/>
    <w:rsid w:val="004A4411"/>
    <w:rsid w:val="004B2A0D"/>
    <w:rsid w:val="004B2FB1"/>
    <w:rsid w:val="004B32BB"/>
    <w:rsid w:val="004B4140"/>
    <w:rsid w:val="004B427B"/>
    <w:rsid w:val="004C2E91"/>
    <w:rsid w:val="004C4A69"/>
    <w:rsid w:val="004C5204"/>
    <w:rsid w:val="004C5F7B"/>
    <w:rsid w:val="004C644E"/>
    <w:rsid w:val="004C67C1"/>
    <w:rsid w:val="004D1DA9"/>
    <w:rsid w:val="004D465C"/>
    <w:rsid w:val="004D5B14"/>
    <w:rsid w:val="004D5C00"/>
    <w:rsid w:val="004D5E20"/>
    <w:rsid w:val="004E155D"/>
    <w:rsid w:val="004E4DE2"/>
    <w:rsid w:val="004E5068"/>
    <w:rsid w:val="004E5C6E"/>
    <w:rsid w:val="004E749C"/>
    <w:rsid w:val="004F375C"/>
    <w:rsid w:val="004F44D7"/>
    <w:rsid w:val="00500917"/>
    <w:rsid w:val="00505C36"/>
    <w:rsid w:val="00513489"/>
    <w:rsid w:val="005136BC"/>
    <w:rsid w:val="005141E8"/>
    <w:rsid w:val="00515418"/>
    <w:rsid w:val="00515DCF"/>
    <w:rsid w:val="00517DF1"/>
    <w:rsid w:val="0052036F"/>
    <w:rsid w:val="00520DA5"/>
    <w:rsid w:val="005217E4"/>
    <w:rsid w:val="00521C43"/>
    <w:rsid w:val="00522069"/>
    <w:rsid w:val="00523E8F"/>
    <w:rsid w:val="0052537B"/>
    <w:rsid w:val="00525563"/>
    <w:rsid w:val="00526441"/>
    <w:rsid w:val="00526FB2"/>
    <w:rsid w:val="00527021"/>
    <w:rsid w:val="0053106A"/>
    <w:rsid w:val="0053340B"/>
    <w:rsid w:val="0053703D"/>
    <w:rsid w:val="005371A5"/>
    <w:rsid w:val="00540808"/>
    <w:rsid w:val="00542386"/>
    <w:rsid w:val="00544748"/>
    <w:rsid w:val="00545DE5"/>
    <w:rsid w:val="0054671A"/>
    <w:rsid w:val="00546EDF"/>
    <w:rsid w:val="005509F8"/>
    <w:rsid w:val="00550BDF"/>
    <w:rsid w:val="005510F1"/>
    <w:rsid w:val="00562598"/>
    <w:rsid w:val="00564FC5"/>
    <w:rsid w:val="00566F0D"/>
    <w:rsid w:val="00567409"/>
    <w:rsid w:val="00575AD2"/>
    <w:rsid w:val="00576BA1"/>
    <w:rsid w:val="005808D1"/>
    <w:rsid w:val="005810CA"/>
    <w:rsid w:val="00581ADA"/>
    <w:rsid w:val="00583E3F"/>
    <w:rsid w:val="00586600"/>
    <w:rsid w:val="005905E4"/>
    <w:rsid w:val="0059189C"/>
    <w:rsid w:val="00591FE5"/>
    <w:rsid w:val="005923E5"/>
    <w:rsid w:val="00593CA5"/>
    <w:rsid w:val="00595AD9"/>
    <w:rsid w:val="00596278"/>
    <w:rsid w:val="005A1146"/>
    <w:rsid w:val="005A4DFB"/>
    <w:rsid w:val="005A50A0"/>
    <w:rsid w:val="005B066E"/>
    <w:rsid w:val="005B134B"/>
    <w:rsid w:val="005C06D6"/>
    <w:rsid w:val="005C09ED"/>
    <w:rsid w:val="005C4059"/>
    <w:rsid w:val="005C4310"/>
    <w:rsid w:val="005C60D7"/>
    <w:rsid w:val="005D1B61"/>
    <w:rsid w:val="005D44A1"/>
    <w:rsid w:val="005D5B76"/>
    <w:rsid w:val="005E4D2F"/>
    <w:rsid w:val="005E5CC6"/>
    <w:rsid w:val="005F25D7"/>
    <w:rsid w:val="005F2D8C"/>
    <w:rsid w:val="005F339D"/>
    <w:rsid w:val="005F3D30"/>
    <w:rsid w:val="005F4AE1"/>
    <w:rsid w:val="005F73EF"/>
    <w:rsid w:val="006020CE"/>
    <w:rsid w:val="00604106"/>
    <w:rsid w:val="00604731"/>
    <w:rsid w:val="00606D8A"/>
    <w:rsid w:val="00607811"/>
    <w:rsid w:val="0061009B"/>
    <w:rsid w:val="00610606"/>
    <w:rsid w:val="00610B0E"/>
    <w:rsid w:val="006115D6"/>
    <w:rsid w:val="00611AE2"/>
    <w:rsid w:val="006126F9"/>
    <w:rsid w:val="00614329"/>
    <w:rsid w:val="0061466A"/>
    <w:rsid w:val="00620382"/>
    <w:rsid w:val="00620792"/>
    <w:rsid w:val="006233D1"/>
    <w:rsid w:val="00623FB6"/>
    <w:rsid w:val="00624D65"/>
    <w:rsid w:val="0062547F"/>
    <w:rsid w:val="00625F45"/>
    <w:rsid w:val="00632CF1"/>
    <w:rsid w:val="00633B00"/>
    <w:rsid w:val="00636062"/>
    <w:rsid w:val="006371FD"/>
    <w:rsid w:val="00644417"/>
    <w:rsid w:val="00652A83"/>
    <w:rsid w:val="00653B88"/>
    <w:rsid w:val="006555BE"/>
    <w:rsid w:val="00656074"/>
    <w:rsid w:val="00657239"/>
    <w:rsid w:val="006600D7"/>
    <w:rsid w:val="00661FA3"/>
    <w:rsid w:val="00664236"/>
    <w:rsid w:val="00664403"/>
    <w:rsid w:val="0066693E"/>
    <w:rsid w:val="00671A08"/>
    <w:rsid w:val="006737E4"/>
    <w:rsid w:val="006847D2"/>
    <w:rsid w:val="00685D2C"/>
    <w:rsid w:val="00685FCE"/>
    <w:rsid w:val="00686144"/>
    <w:rsid w:val="006873B0"/>
    <w:rsid w:val="00691571"/>
    <w:rsid w:val="00692656"/>
    <w:rsid w:val="00697003"/>
    <w:rsid w:val="00697C69"/>
    <w:rsid w:val="006A0859"/>
    <w:rsid w:val="006A179C"/>
    <w:rsid w:val="006A265E"/>
    <w:rsid w:val="006A486F"/>
    <w:rsid w:val="006A53C6"/>
    <w:rsid w:val="006A7070"/>
    <w:rsid w:val="006A7631"/>
    <w:rsid w:val="006A78B3"/>
    <w:rsid w:val="006A7B61"/>
    <w:rsid w:val="006B088A"/>
    <w:rsid w:val="006B1CDD"/>
    <w:rsid w:val="006B3DB7"/>
    <w:rsid w:val="006B4C01"/>
    <w:rsid w:val="006B64FB"/>
    <w:rsid w:val="006B7A09"/>
    <w:rsid w:val="006C12A1"/>
    <w:rsid w:val="006C3E0D"/>
    <w:rsid w:val="006C4F95"/>
    <w:rsid w:val="006C6890"/>
    <w:rsid w:val="006D2058"/>
    <w:rsid w:val="006D42EF"/>
    <w:rsid w:val="006D46C2"/>
    <w:rsid w:val="006D4D6F"/>
    <w:rsid w:val="006D4FD7"/>
    <w:rsid w:val="006D5415"/>
    <w:rsid w:val="006D6085"/>
    <w:rsid w:val="006D75AD"/>
    <w:rsid w:val="006D76F3"/>
    <w:rsid w:val="006D7892"/>
    <w:rsid w:val="006F025B"/>
    <w:rsid w:val="006F098E"/>
    <w:rsid w:val="006F4AD2"/>
    <w:rsid w:val="00700584"/>
    <w:rsid w:val="007016D4"/>
    <w:rsid w:val="007042C5"/>
    <w:rsid w:val="0070450C"/>
    <w:rsid w:val="00704C40"/>
    <w:rsid w:val="007121DF"/>
    <w:rsid w:val="00712F19"/>
    <w:rsid w:val="00716E29"/>
    <w:rsid w:val="00722001"/>
    <w:rsid w:val="00724299"/>
    <w:rsid w:val="00724F5B"/>
    <w:rsid w:val="00726596"/>
    <w:rsid w:val="00741E38"/>
    <w:rsid w:val="00743A0E"/>
    <w:rsid w:val="00745327"/>
    <w:rsid w:val="00751CE4"/>
    <w:rsid w:val="00752843"/>
    <w:rsid w:val="00753DE0"/>
    <w:rsid w:val="007572C5"/>
    <w:rsid w:val="007604B7"/>
    <w:rsid w:val="00766725"/>
    <w:rsid w:val="00766DD9"/>
    <w:rsid w:val="00770DE6"/>
    <w:rsid w:val="00770EEA"/>
    <w:rsid w:val="00776D49"/>
    <w:rsid w:val="00777417"/>
    <w:rsid w:val="00777D80"/>
    <w:rsid w:val="00782F28"/>
    <w:rsid w:val="0078661F"/>
    <w:rsid w:val="007866C7"/>
    <w:rsid w:val="00786A8F"/>
    <w:rsid w:val="00787931"/>
    <w:rsid w:val="00787D29"/>
    <w:rsid w:val="0079011B"/>
    <w:rsid w:val="00791B02"/>
    <w:rsid w:val="00791C6B"/>
    <w:rsid w:val="00793836"/>
    <w:rsid w:val="00796B94"/>
    <w:rsid w:val="00796E2D"/>
    <w:rsid w:val="007A1CDE"/>
    <w:rsid w:val="007A2031"/>
    <w:rsid w:val="007A69E2"/>
    <w:rsid w:val="007A6F33"/>
    <w:rsid w:val="007B00A2"/>
    <w:rsid w:val="007B0D4C"/>
    <w:rsid w:val="007B1203"/>
    <w:rsid w:val="007B16DB"/>
    <w:rsid w:val="007B4EB9"/>
    <w:rsid w:val="007B5DBA"/>
    <w:rsid w:val="007B6BAA"/>
    <w:rsid w:val="007B6FCD"/>
    <w:rsid w:val="007C1759"/>
    <w:rsid w:val="007C2997"/>
    <w:rsid w:val="007C351C"/>
    <w:rsid w:val="007C7F7E"/>
    <w:rsid w:val="007D1479"/>
    <w:rsid w:val="007D27FF"/>
    <w:rsid w:val="007D34D8"/>
    <w:rsid w:val="007D3ABB"/>
    <w:rsid w:val="007D5B61"/>
    <w:rsid w:val="007E60D7"/>
    <w:rsid w:val="007F05C0"/>
    <w:rsid w:val="007F0CD9"/>
    <w:rsid w:val="007F3C69"/>
    <w:rsid w:val="007F5D94"/>
    <w:rsid w:val="007F708E"/>
    <w:rsid w:val="00800C52"/>
    <w:rsid w:val="0080477A"/>
    <w:rsid w:val="00806989"/>
    <w:rsid w:val="008119AD"/>
    <w:rsid w:val="008125BE"/>
    <w:rsid w:val="00812985"/>
    <w:rsid w:val="0081486D"/>
    <w:rsid w:val="00816DF9"/>
    <w:rsid w:val="00817E30"/>
    <w:rsid w:val="00821012"/>
    <w:rsid w:val="00822DA2"/>
    <w:rsid w:val="00823B9C"/>
    <w:rsid w:val="00824469"/>
    <w:rsid w:val="008253F6"/>
    <w:rsid w:val="00830B5E"/>
    <w:rsid w:val="00832D07"/>
    <w:rsid w:val="00835C33"/>
    <w:rsid w:val="00835D7D"/>
    <w:rsid w:val="00837618"/>
    <w:rsid w:val="00837CA0"/>
    <w:rsid w:val="0084252F"/>
    <w:rsid w:val="00844217"/>
    <w:rsid w:val="00844A87"/>
    <w:rsid w:val="00844E4A"/>
    <w:rsid w:val="0084573B"/>
    <w:rsid w:val="00850827"/>
    <w:rsid w:val="008532C2"/>
    <w:rsid w:val="00853C08"/>
    <w:rsid w:val="00860DC3"/>
    <w:rsid w:val="00862147"/>
    <w:rsid w:val="0086367C"/>
    <w:rsid w:val="00864B1B"/>
    <w:rsid w:val="00866FC2"/>
    <w:rsid w:val="00873305"/>
    <w:rsid w:val="00873B79"/>
    <w:rsid w:val="008758C9"/>
    <w:rsid w:val="00876A49"/>
    <w:rsid w:val="00881AE4"/>
    <w:rsid w:val="00882632"/>
    <w:rsid w:val="008828ED"/>
    <w:rsid w:val="00882D75"/>
    <w:rsid w:val="00883171"/>
    <w:rsid w:val="008929D0"/>
    <w:rsid w:val="00894B5C"/>
    <w:rsid w:val="00894EBD"/>
    <w:rsid w:val="00895E87"/>
    <w:rsid w:val="008960D0"/>
    <w:rsid w:val="00897F48"/>
    <w:rsid w:val="008A0F3F"/>
    <w:rsid w:val="008A122F"/>
    <w:rsid w:val="008A3665"/>
    <w:rsid w:val="008A388D"/>
    <w:rsid w:val="008A3930"/>
    <w:rsid w:val="008A4B55"/>
    <w:rsid w:val="008A5609"/>
    <w:rsid w:val="008A6806"/>
    <w:rsid w:val="008A6D21"/>
    <w:rsid w:val="008B04AC"/>
    <w:rsid w:val="008B100D"/>
    <w:rsid w:val="008B4A2D"/>
    <w:rsid w:val="008B4AF1"/>
    <w:rsid w:val="008B6EFF"/>
    <w:rsid w:val="008C03C9"/>
    <w:rsid w:val="008C1E66"/>
    <w:rsid w:val="008C2536"/>
    <w:rsid w:val="008D3132"/>
    <w:rsid w:val="008D3A52"/>
    <w:rsid w:val="008D5C69"/>
    <w:rsid w:val="008D5EBE"/>
    <w:rsid w:val="008D6574"/>
    <w:rsid w:val="008E3CF6"/>
    <w:rsid w:val="008E45F2"/>
    <w:rsid w:val="008F508F"/>
    <w:rsid w:val="008F5931"/>
    <w:rsid w:val="00903EA1"/>
    <w:rsid w:val="00903F0B"/>
    <w:rsid w:val="00907089"/>
    <w:rsid w:val="009128A0"/>
    <w:rsid w:val="00915091"/>
    <w:rsid w:val="00926022"/>
    <w:rsid w:val="0093490B"/>
    <w:rsid w:val="00935D2A"/>
    <w:rsid w:val="00935DBE"/>
    <w:rsid w:val="00935EFF"/>
    <w:rsid w:val="009416EB"/>
    <w:rsid w:val="00941A50"/>
    <w:rsid w:val="00941FDB"/>
    <w:rsid w:val="00941FE6"/>
    <w:rsid w:val="009423D9"/>
    <w:rsid w:val="00944815"/>
    <w:rsid w:val="00946F36"/>
    <w:rsid w:val="00951B08"/>
    <w:rsid w:val="00952AFE"/>
    <w:rsid w:val="009561B7"/>
    <w:rsid w:val="00960C2C"/>
    <w:rsid w:val="0096432D"/>
    <w:rsid w:val="00967367"/>
    <w:rsid w:val="00970B49"/>
    <w:rsid w:val="00971E89"/>
    <w:rsid w:val="00974175"/>
    <w:rsid w:val="009755B4"/>
    <w:rsid w:val="0097561A"/>
    <w:rsid w:val="00976208"/>
    <w:rsid w:val="00976DC5"/>
    <w:rsid w:val="009773E3"/>
    <w:rsid w:val="00980AE2"/>
    <w:rsid w:val="0098106F"/>
    <w:rsid w:val="00981F18"/>
    <w:rsid w:val="009821D7"/>
    <w:rsid w:val="00982C16"/>
    <w:rsid w:val="0098483D"/>
    <w:rsid w:val="009874B5"/>
    <w:rsid w:val="00991CA4"/>
    <w:rsid w:val="00993CEE"/>
    <w:rsid w:val="0099407D"/>
    <w:rsid w:val="00995D9C"/>
    <w:rsid w:val="009961B2"/>
    <w:rsid w:val="00996731"/>
    <w:rsid w:val="009977C6"/>
    <w:rsid w:val="009A2DBC"/>
    <w:rsid w:val="009A6A5C"/>
    <w:rsid w:val="009B288A"/>
    <w:rsid w:val="009B32CD"/>
    <w:rsid w:val="009B4EF1"/>
    <w:rsid w:val="009B5796"/>
    <w:rsid w:val="009B67AF"/>
    <w:rsid w:val="009B6E22"/>
    <w:rsid w:val="009C003C"/>
    <w:rsid w:val="009C0F32"/>
    <w:rsid w:val="009C272A"/>
    <w:rsid w:val="009C2E04"/>
    <w:rsid w:val="009C3581"/>
    <w:rsid w:val="009C3AC5"/>
    <w:rsid w:val="009C427F"/>
    <w:rsid w:val="009C53BD"/>
    <w:rsid w:val="009C7BA6"/>
    <w:rsid w:val="009D3123"/>
    <w:rsid w:val="009D52A9"/>
    <w:rsid w:val="009D6C9B"/>
    <w:rsid w:val="009D7DA4"/>
    <w:rsid w:val="009D7DD1"/>
    <w:rsid w:val="009D7E0F"/>
    <w:rsid w:val="009E0F96"/>
    <w:rsid w:val="009E409E"/>
    <w:rsid w:val="009E5A07"/>
    <w:rsid w:val="009E66DA"/>
    <w:rsid w:val="009E6D3F"/>
    <w:rsid w:val="009F1E24"/>
    <w:rsid w:val="009F4023"/>
    <w:rsid w:val="009F4324"/>
    <w:rsid w:val="009F4D41"/>
    <w:rsid w:val="009F7C2E"/>
    <w:rsid w:val="00A02F41"/>
    <w:rsid w:val="00A069E9"/>
    <w:rsid w:val="00A153CE"/>
    <w:rsid w:val="00A156C8"/>
    <w:rsid w:val="00A17CE1"/>
    <w:rsid w:val="00A205DA"/>
    <w:rsid w:val="00A21BDA"/>
    <w:rsid w:val="00A229AA"/>
    <w:rsid w:val="00A229DB"/>
    <w:rsid w:val="00A24077"/>
    <w:rsid w:val="00A2434E"/>
    <w:rsid w:val="00A248DC"/>
    <w:rsid w:val="00A311E0"/>
    <w:rsid w:val="00A322B9"/>
    <w:rsid w:val="00A32A21"/>
    <w:rsid w:val="00A351BB"/>
    <w:rsid w:val="00A35C95"/>
    <w:rsid w:val="00A37E9D"/>
    <w:rsid w:val="00A40E2B"/>
    <w:rsid w:val="00A441E6"/>
    <w:rsid w:val="00A50AEA"/>
    <w:rsid w:val="00A5407B"/>
    <w:rsid w:val="00A5445E"/>
    <w:rsid w:val="00A56EC5"/>
    <w:rsid w:val="00A57B7F"/>
    <w:rsid w:val="00A60390"/>
    <w:rsid w:val="00A61792"/>
    <w:rsid w:val="00A62512"/>
    <w:rsid w:val="00A63C9A"/>
    <w:rsid w:val="00A647B4"/>
    <w:rsid w:val="00A71E45"/>
    <w:rsid w:val="00A73C62"/>
    <w:rsid w:val="00A758D7"/>
    <w:rsid w:val="00A778AD"/>
    <w:rsid w:val="00A77D0C"/>
    <w:rsid w:val="00A82143"/>
    <w:rsid w:val="00A8517D"/>
    <w:rsid w:val="00A901D3"/>
    <w:rsid w:val="00A90B5C"/>
    <w:rsid w:val="00A920DC"/>
    <w:rsid w:val="00A94A5A"/>
    <w:rsid w:val="00AA1FE4"/>
    <w:rsid w:val="00AA2263"/>
    <w:rsid w:val="00AA595C"/>
    <w:rsid w:val="00AA62A8"/>
    <w:rsid w:val="00AA7AAB"/>
    <w:rsid w:val="00AB0C9C"/>
    <w:rsid w:val="00AB0DDB"/>
    <w:rsid w:val="00AB1435"/>
    <w:rsid w:val="00AB25BC"/>
    <w:rsid w:val="00AB6A4D"/>
    <w:rsid w:val="00AC0285"/>
    <w:rsid w:val="00AC2C40"/>
    <w:rsid w:val="00AC4D06"/>
    <w:rsid w:val="00AC5CEB"/>
    <w:rsid w:val="00AC5D7E"/>
    <w:rsid w:val="00AC6994"/>
    <w:rsid w:val="00AC6D31"/>
    <w:rsid w:val="00AD1C47"/>
    <w:rsid w:val="00AD2C21"/>
    <w:rsid w:val="00AD36FF"/>
    <w:rsid w:val="00AD4604"/>
    <w:rsid w:val="00AD648D"/>
    <w:rsid w:val="00AD65CE"/>
    <w:rsid w:val="00AE1553"/>
    <w:rsid w:val="00AE213C"/>
    <w:rsid w:val="00AE792B"/>
    <w:rsid w:val="00AF716C"/>
    <w:rsid w:val="00AF7219"/>
    <w:rsid w:val="00B01FD6"/>
    <w:rsid w:val="00B03C65"/>
    <w:rsid w:val="00B04F16"/>
    <w:rsid w:val="00B053EB"/>
    <w:rsid w:val="00B05EC7"/>
    <w:rsid w:val="00B0742A"/>
    <w:rsid w:val="00B07B16"/>
    <w:rsid w:val="00B12569"/>
    <w:rsid w:val="00B20409"/>
    <w:rsid w:val="00B204D7"/>
    <w:rsid w:val="00B22705"/>
    <w:rsid w:val="00B23E69"/>
    <w:rsid w:val="00B27B45"/>
    <w:rsid w:val="00B27BD7"/>
    <w:rsid w:val="00B31E50"/>
    <w:rsid w:val="00B324FE"/>
    <w:rsid w:val="00B3370E"/>
    <w:rsid w:val="00B33A76"/>
    <w:rsid w:val="00B354D1"/>
    <w:rsid w:val="00B362E2"/>
    <w:rsid w:val="00B3770F"/>
    <w:rsid w:val="00B37768"/>
    <w:rsid w:val="00B37C44"/>
    <w:rsid w:val="00B40E79"/>
    <w:rsid w:val="00B41162"/>
    <w:rsid w:val="00B41AEB"/>
    <w:rsid w:val="00B422CB"/>
    <w:rsid w:val="00B43854"/>
    <w:rsid w:val="00B4575F"/>
    <w:rsid w:val="00B47F51"/>
    <w:rsid w:val="00B47FCA"/>
    <w:rsid w:val="00B51373"/>
    <w:rsid w:val="00B525DC"/>
    <w:rsid w:val="00B54699"/>
    <w:rsid w:val="00B61DF3"/>
    <w:rsid w:val="00B6380C"/>
    <w:rsid w:val="00B65EC4"/>
    <w:rsid w:val="00B66C6F"/>
    <w:rsid w:val="00B67641"/>
    <w:rsid w:val="00B70F73"/>
    <w:rsid w:val="00B745FE"/>
    <w:rsid w:val="00B75E6E"/>
    <w:rsid w:val="00B7638F"/>
    <w:rsid w:val="00B76467"/>
    <w:rsid w:val="00B76665"/>
    <w:rsid w:val="00B77D1E"/>
    <w:rsid w:val="00B80534"/>
    <w:rsid w:val="00B81C2D"/>
    <w:rsid w:val="00B81FD4"/>
    <w:rsid w:val="00B82E7A"/>
    <w:rsid w:val="00B83D05"/>
    <w:rsid w:val="00B86E4A"/>
    <w:rsid w:val="00B90073"/>
    <w:rsid w:val="00B94A32"/>
    <w:rsid w:val="00B959C7"/>
    <w:rsid w:val="00B95AEE"/>
    <w:rsid w:val="00B97D08"/>
    <w:rsid w:val="00BA10FB"/>
    <w:rsid w:val="00BA609F"/>
    <w:rsid w:val="00BB3010"/>
    <w:rsid w:val="00BD3814"/>
    <w:rsid w:val="00BD39A6"/>
    <w:rsid w:val="00BD7303"/>
    <w:rsid w:val="00BE17E2"/>
    <w:rsid w:val="00BE2BDF"/>
    <w:rsid w:val="00BE3B51"/>
    <w:rsid w:val="00BE4F61"/>
    <w:rsid w:val="00BE5D90"/>
    <w:rsid w:val="00BE64CC"/>
    <w:rsid w:val="00BE73C4"/>
    <w:rsid w:val="00BF13F6"/>
    <w:rsid w:val="00BF1822"/>
    <w:rsid w:val="00BF419D"/>
    <w:rsid w:val="00BF556E"/>
    <w:rsid w:val="00C01274"/>
    <w:rsid w:val="00C029D1"/>
    <w:rsid w:val="00C02AF1"/>
    <w:rsid w:val="00C05FBF"/>
    <w:rsid w:val="00C06A40"/>
    <w:rsid w:val="00C07554"/>
    <w:rsid w:val="00C1055C"/>
    <w:rsid w:val="00C149D3"/>
    <w:rsid w:val="00C1774E"/>
    <w:rsid w:val="00C20B45"/>
    <w:rsid w:val="00C21B7E"/>
    <w:rsid w:val="00C22B66"/>
    <w:rsid w:val="00C25E30"/>
    <w:rsid w:val="00C2659E"/>
    <w:rsid w:val="00C26856"/>
    <w:rsid w:val="00C279B5"/>
    <w:rsid w:val="00C30F5F"/>
    <w:rsid w:val="00C31FB6"/>
    <w:rsid w:val="00C33AA3"/>
    <w:rsid w:val="00C3671B"/>
    <w:rsid w:val="00C3719E"/>
    <w:rsid w:val="00C42CA8"/>
    <w:rsid w:val="00C42F0B"/>
    <w:rsid w:val="00C474E9"/>
    <w:rsid w:val="00C51122"/>
    <w:rsid w:val="00C5189D"/>
    <w:rsid w:val="00C5337F"/>
    <w:rsid w:val="00C537E5"/>
    <w:rsid w:val="00C5409E"/>
    <w:rsid w:val="00C55624"/>
    <w:rsid w:val="00C5640F"/>
    <w:rsid w:val="00C573EF"/>
    <w:rsid w:val="00C57C31"/>
    <w:rsid w:val="00C6024A"/>
    <w:rsid w:val="00C61359"/>
    <w:rsid w:val="00C62F46"/>
    <w:rsid w:val="00C635FB"/>
    <w:rsid w:val="00C640AA"/>
    <w:rsid w:val="00C67741"/>
    <w:rsid w:val="00C714B5"/>
    <w:rsid w:val="00C71AD4"/>
    <w:rsid w:val="00C75C0D"/>
    <w:rsid w:val="00C807A0"/>
    <w:rsid w:val="00C83F59"/>
    <w:rsid w:val="00C84CF7"/>
    <w:rsid w:val="00C85D5A"/>
    <w:rsid w:val="00C90C87"/>
    <w:rsid w:val="00C927DB"/>
    <w:rsid w:val="00C928B2"/>
    <w:rsid w:val="00C95CE3"/>
    <w:rsid w:val="00C970B7"/>
    <w:rsid w:val="00C973E3"/>
    <w:rsid w:val="00C97665"/>
    <w:rsid w:val="00CA02BC"/>
    <w:rsid w:val="00CA3658"/>
    <w:rsid w:val="00CA6064"/>
    <w:rsid w:val="00CA7544"/>
    <w:rsid w:val="00CB0575"/>
    <w:rsid w:val="00CB2E7A"/>
    <w:rsid w:val="00CB2F41"/>
    <w:rsid w:val="00CB32AE"/>
    <w:rsid w:val="00CB4DF1"/>
    <w:rsid w:val="00CB5A55"/>
    <w:rsid w:val="00CB68A5"/>
    <w:rsid w:val="00CB7331"/>
    <w:rsid w:val="00CB73B3"/>
    <w:rsid w:val="00CC1857"/>
    <w:rsid w:val="00CC3102"/>
    <w:rsid w:val="00CC523C"/>
    <w:rsid w:val="00CC61D5"/>
    <w:rsid w:val="00CC6BDD"/>
    <w:rsid w:val="00CC788F"/>
    <w:rsid w:val="00CD0CF8"/>
    <w:rsid w:val="00CD2D1B"/>
    <w:rsid w:val="00CD6D2D"/>
    <w:rsid w:val="00CE0D93"/>
    <w:rsid w:val="00CE3854"/>
    <w:rsid w:val="00CE5500"/>
    <w:rsid w:val="00CF05D0"/>
    <w:rsid w:val="00CF335B"/>
    <w:rsid w:val="00CF40E3"/>
    <w:rsid w:val="00CF7D7B"/>
    <w:rsid w:val="00D11669"/>
    <w:rsid w:val="00D1227E"/>
    <w:rsid w:val="00D144F9"/>
    <w:rsid w:val="00D16444"/>
    <w:rsid w:val="00D175FA"/>
    <w:rsid w:val="00D2318F"/>
    <w:rsid w:val="00D252FE"/>
    <w:rsid w:val="00D2598F"/>
    <w:rsid w:val="00D27D31"/>
    <w:rsid w:val="00D310FD"/>
    <w:rsid w:val="00D34473"/>
    <w:rsid w:val="00D35C34"/>
    <w:rsid w:val="00D37059"/>
    <w:rsid w:val="00D447BA"/>
    <w:rsid w:val="00D4505D"/>
    <w:rsid w:val="00D47F9C"/>
    <w:rsid w:val="00D5018D"/>
    <w:rsid w:val="00D50A6C"/>
    <w:rsid w:val="00D515D9"/>
    <w:rsid w:val="00D51B13"/>
    <w:rsid w:val="00D51FBF"/>
    <w:rsid w:val="00D5240E"/>
    <w:rsid w:val="00D526F1"/>
    <w:rsid w:val="00D52F72"/>
    <w:rsid w:val="00D53AFB"/>
    <w:rsid w:val="00D540B1"/>
    <w:rsid w:val="00D54231"/>
    <w:rsid w:val="00D5550F"/>
    <w:rsid w:val="00D556BD"/>
    <w:rsid w:val="00D55EE2"/>
    <w:rsid w:val="00D561D5"/>
    <w:rsid w:val="00D57AE7"/>
    <w:rsid w:val="00D63E3C"/>
    <w:rsid w:val="00D652BC"/>
    <w:rsid w:val="00D745F7"/>
    <w:rsid w:val="00D75859"/>
    <w:rsid w:val="00D76BC4"/>
    <w:rsid w:val="00D77443"/>
    <w:rsid w:val="00D81BF5"/>
    <w:rsid w:val="00D81EA6"/>
    <w:rsid w:val="00D847D9"/>
    <w:rsid w:val="00D848C6"/>
    <w:rsid w:val="00D84F23"/>
    <w:rsid w:val="00D84FEF"/>
    <w:rsid w:val="00D86BAE"/>
    <w:rsid w:val="00D870A1"/>
    <w:rsid w:val="00D924F8"/>
    <w:rsid w:val="00DA0F2A"/>
    <w:rsid w:val="00DA1332"/>
    <w:rsid w:val="00DA4BA3"/>
    <w:rsid w:val="00DA58E7"/>
    <w:rsid w:val="00DA632E"/>
    <w:rsid w:val="00DA79C6"/>
    <w:rsid w:val="00DB1537"/>
    <w:rsid w:val="00DB189E"/>
    <w:rsid w:val="00DB439B"/>
    <w:rsid w:val="00DB4EBA"/>
    <w:rsid w:val="00DB552A"/>
    <w:rsid w:val="00DB7C3C"/>
    <w:rsid w:val="00DB7E72"/>
    <w:rsid w:val="00DC1B6B"/>
    <w:rsid w:val="00DC1BCB"/>
    <w:rsid w:val="00DC698C"/>
    <w:rsid w:val="00DD1D28"/>
    <w:rsid w:val="00DD3574"/>
    <w:rsid w:val="00DD3FFE"/>
    <w:rsid w:val="00DD6F04"/>
    <w:rsid w:val="00DE137B"/>
    <w:rsid w:val="00DE139D"/>
    <w:rsid w:val="00DE1764"/>
    <w:rsid w:val="00DE28A6"/>
    <w:rsid w:val="00DE451E"/>
    <w:rsid w:val="00DE5CDA"/>
    <w:rsid w:val="00DF2291"/>
    <w:rsid w:val="00DF4CCF"/>
    <w:rsid w:val="00E01554"/>
    <w:rsid w:val="00E032BE"/>
    <w:rsid w:val="00E03360"/>
    <w:rsid w:val="00E078EF"/>
    <w:rsid w:val="00E10E9C"/>
    <w:rsid w:val="00E13B3B"/>
    <w:rsid w:val="00E16C1A"/>
    <w:rsid w:val="00E20A98"/>
    <w:rsid w:val="00E22433"/>
    <w:rsid w:val="00E2434C"/>
    <w:rsid w:val="00E2528A"/>
    <w:rsid w:val="00E30882"/>
    <w:rsid w:val="00E31B1B"/>
    <w:rsid w:val="00E33743"/>
    <w:rsid w:val="00E34453"/>
    <w:rsid w:val="00E37B7B"/>
    <w:rsid w:val="00E37EB2"/>
    <w:rsid w:val="00E4276C"/>
    <w:rsid w:val="00E470DF"/>
    <w:rsid w:val="00E505E7"/>
    <w:rsid w:val="00E507B4"/>
    <w:rsid w:val="00E51BB9"/>
    <w:rsid w:val="00E60745"/>
    <w:rsid w:val="00E61877"/>
    <w:rsid w:val="00E61B1C"/>
    <w:rsid w:val="00E6350C"/>
    <w:rsid w:val="00E65B78"/>
    <w:rsid w:val="00E660BE"/>
    <w:rsid w:val="00E668BA"/>
    <w:rsid w:val="00E67502"/>
    <w:rsid w:val="00E725B3"/>
    <w:rsid w:val="00E73304"/>
    <w:rsid w:val="00E749F5"/>
    <w:rsid w:val="00E77878"/>
    <w:rsid w:val="00E77884"/>
    <w:rsid w:val="00E80814"/>
    <w:rsid w:val="00E8107E"/>
    <w:rsid w:val="00E901B8"/>
    <w:rsid w:val="00E91C40"/>
    <w:rsid w:val="00E92C6A"/>
    <w:rsid w:val="00E93A90"/>
    <w:rsid w:val="00EA36C8"/>
    <w:rsid w:val="00EA5469"/>
    <w:rsid w:val="00EA58FB"/>
    <w:rsid w:val="00EB32BE"/>
    <w:rsid w:val="00EB32D1"/>
    <w:rsid w:val="00EB34A4"/>
    <w:rsid w:val="00EB44D8"/>
    <w:rsid w:val="00EB474F"/>
    <w:rsid w:val="00EC010E"/>
    <w:rsid w:val="00EC0E05"/>
    <w:rsid w:val="00EC166C"/>
    <w:rsid w:val="00EC339A"/>
    <w:rsid w:val="00EC426F"/>
    <w:rsid w:val="00EC463A"/>
    <w:rsid w:val="00EC5D6E"/>
    <w:rsid w:val="00EC6228"/>
    <w:rsid w:val="00EC7639"/>
    <w:rsid w:val="00ED0794"/>
    <w:rsid w:val="00ED08EE"/>
    <w:rsid w:val="00ED335E"/>
    <w:rsid w:val="00ED4728"/>
    <w:rsid w:val="00ED661C"/>
    <w:rsid w:val="00ED7474"/>
    <w:rsid w:val="00EE3E2A"/>
    <w:rsid w:val="00EE49B6"/>
    <w:rsid w:val="00EF05C0"/>
    <w:rsid w:val="00EF2C51"/>
    <w:rsid w:val="00EF38FD"/>
    <w:rsid w:val="00EF45DE"/>
    <w:rsid w:val="00EF5BF8"/>
    <w:rsid w:val="00F01390"/>
    <w:rsid w:val="00F05368"/>
    <w:rsid w:val="00F071A0"/>
    <w:rsid w:val="00F074E9"/>
    <w:rsid w:val="00F078C2"/>
    <w:rsid w:val="00F07AE8"/>
    <w:rsid w:val="00F10CAC"/>
    <w:rsid w:val="00F11D75"/>
    <w:rsid w:val="00F11DFA"/>
    <w:rsid w:val="00F12E04"/>
    <w:rsid w:val="00F20487"/>
    <w:rsid w:val="00F20BAE"/>
    <w:rsid w:val="00F227ED"/>
    <w:rsid w:val="00F230D1"/>
    <w:rsid w:val="00F23313"/>
    <w:rsid w:val="00F256C1"/>
    <w:rsid w:val="00F26D7F"/>
    <w:rsid w:val="00F277B3"/>
    <w:rsid w:val="00F27A07"/>
    <w:rsid w:val="00F34576"/>
    <w:rsid w:val="00F362EA"/>
    <w:rsid w:val="00F36B04"/>
    <w:rsid w:val="00F44330"/>
    <w:rsid w:val="00F4464F"/>
    <w:rsid w:val="00F52022"/>
    <w:rsid w:val="00F54988"/>
    <w:rsid w:val="00F553EB"/>
    <w:rsid w:val="00F6105F"/>
    <w:rsid w:val="00F649A2"/>
    <w:rsid w:val="00F64CA0"/>
    <w:rsid w:val="00F65166"/>
    <w:rsid w:val="00F667E8"/>
    <w:rsid w:val="00F7053B"/>
    <w:rsid w:val="00F713E5"/>
    <w:rsid w:val="00F72750"/>
    <w:rsid w:val="00F740E7"/>
    <w:rsid w:val="00F74A1E"/>
    <w:rsid w:val="00F75DFF"/>
    <w:rsid w:val="00F76349"/>
    <w:rsid w:val="00F76FF6"/>
    <w:rsid w:val="00F8004B"/>
    <w:rsid w:val="00F818A2"/>
    <w:rsid w:val="00F85136"/>
    <w:rsid w:val="00F90D92"/>
    <w:rsid w:val="00F91853"/>
    <w:rsid w:val="00F92595"/>
    <w:rsid w:val="00F94EEF"/>
    <w:rsid w:val="00FA2DDD"/>
    <w:rsid w:val="00FB0663"/>
    <w:rsid w:val="00FB1E0F"/>
    <w:rsid w:val="00FB241F"/>
    <w:rsid w:val="00FB4000"/>
    <w:rsid w:val="00FB460B"/>
    <w:rsid w:val="00FB61DC"/>
    <w:rsid w:val="00FB7F91"/>
    <w:rsid w:val="00FC2892"/>
    <w:rsid w:val="00FC3040"/>
    <w:rsid w:val="00FC305C"/>
    <w:rsid w:val="00FC4685"/>
    <w:rsid w:val="00FC561C"/>
    <w:rsid w:val="00FC7267"/>
    <w:rsid w:val="00FD1BA6"/>
    <w:rsid w:val="00FD228A"/>
    <w:rsid w:val="00FE0F1B"/>
    <w:rsid w:val="00FE1415"/>
    <w:rsid w:val="00FE1D99"/>
    <w:rsid w:val="00FE5EED"/>
    <w:rsid w:val="00FE6632"/>
    <w:rsid w:val="00FE6A71"/>
    <w:rsid w:val="00FE7D1F"/>
    <w:rsid w:val="00FF306D"/>
    <w:rsid w:val="00FF5B47"/>
    <w:rsid w:val="00FF5C49"/>
    <w:rsid w:val="21D329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EB577"/>
  <w15:chartTrackingRefBased/>
  <w15:docId w15:val="{84C93018-77C5-BC41-A7B1-459E47AF4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41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1E8"/>
    <w:rPr>
      <w:rFonts w:ascii="Segoe UI" w:hAnsi="Segoe UI" w:cs="Segoe UI"/>
      <w:sz w:val="18"/>
      <w:szCs w:val="18"/>
    </w:rPr>
  </w:style>
  <w:style w:type="paragraph" w:customStyle="1" w:styleId="EndNoteBibliographyTitle">
    <w:name w:val="EndNote Bibliography Title"/>
    <w:basedOn w:val="Normal"/>
    <w:link w:val="EndNoteBibliographyTitleChar"/>
    <w:rsid w:val="005141E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141E8"/>
    <w:rPr>
      <w:rFonts w:ascii="Calibri" w:hAnsi="Calibri" w:cs="Calibri"/>
      <w:noProof/>
    </w:rPr>
  </w:style>
  <w:style w:type="paragraph" w:customStyle="1" w:styleId="EndNoteBibliography">
    <w:name w:val="EndNote Bibliography"/>
    <w:basedOn w:val="Normal"/>
    <w:link w:val="EndNoteBibliographyChar"/>
    <w:rsid w:val="005141E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141E8"/>
    <w:rPr>
      <w:rFonts w:ascii="Calibri" w:hAnsi="Calibri" w:cs="Calibri"/>
      <w:noProof/>
    </w:rPr>
  </w:style>
  <w:style w:type="paragraph" w:styleId="Header">
    <w:name w:val="header"/>
    <w:basedOn w:val="Normal"/>
    <w:link w:val="HeaderChar"/>
    <w:uiPriority w:val="99"/>
    <w:unhideWhenUsed/>
    <w:rsid w:val="006847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7D2"/>
  </w:style>
  <w:style w:type="paragraph" w:styleId="Footer">
    <w:name w:val="footer"/>
    <w:basedOn w:val="Normal"/>
    <w:link w:val="FooterChar"/>
    <w:uiPriority w:val="99"/>
    <w:unhideWhenUsed/>
    <w:rsid w:val="006847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7D2"/>
  </w:style>
  <w:style w:type="paragraph" w:styleId="ListParagraph">
    <w:name w:val="List Paragraph"/>
    <w:basedOn w:val="Normal"/>
    <w:uiPriority w:val="34"/>
    <w:qFormat/>
    <w:rsid w:val="00791C6B"/>
    <w:pPr>
      <w:ind w:left="720"/>
      <w:contextualSpacing/>
    </w:pPr>
  </w:style>
  <w:style w:type="character" w:styleId="CommentReference">
    <w:name w:val="annotation reference"/>
    <w:basedOn w:val="DefaultParagraphFont"/>
    <w:uiPriority w:val="99"/>
    <w:semiHidden/>
    <w:unhideWhenUsed/>
    <w:rsid w:val="00F740E7"/>
    <w:rPr>
      <w:sz w:val="16"/>
      <w:szCs w:val="16"/>
    </w:rPr>
  </w:style>
  <w:style w:type="paragraph" w:styleId="CommentText">
    <w:name w:val="annotation text"/>
    <w:basedOn w:val="Normal"/>
    <w:link w:val="CommentTextChar"/>
    <w:uiPriority w:val="99"/>
    <w:unhideWhenUsed/>
    <w:rsid w:val="00F740E7"/>
    <w:pPr>
      <w:spacing w:line="240" w:lineRule="auto"/>
    </w:pPr>
    <w:rPr>
      <w:sz w:val="20"/>
      <w:szCs w:val="20"/>
    </w:rPr>
  </w:style>
  <w:style w:type="character" w:customStyle="1" w:styleId="CommentTextChar">
    <w:name w:val="Comment Text Char"/>
    <w:basedOn w:val="DefaultParagraphFont"/>
    <w:link w:val="CommentText"/>
    <w:uiPriority w:val="99"/>
    <w:rsid w:val="00F740E7"/>
    <w:rPr>
      <w:sz w:val="20"/>
      <w:szCs w:val="20"/>
    </w:rPr>
  </w:style>
  <w:style w:type="paragraph" w:styleId="CommentSubject">
    <w:name w:val="annotation subject"/>
    <w:basedOn w:val="CommentText"/>
    <w:next w:val="CommentText"/>
    <w:link w:val="CommentSubjectChar"/>
    <w:uiPriority w:val="99"/>
    <w:semiHidden/>
    <w:unhideWhenUsed/>
    <w:rsid w:val="00F740E7"/>
    <w:rPr>
      <w:b/>
      <w:bCs/>
    </w:rPr>
  </w:style>
  <w:style w:type="character" w:customStyle="1" w:styleId="CommentSubjectChar">
    <w:name w:val="Comment Subject Char"/>
    <w:basedOn w:val="CommentTextChar"/>
    <w:link w:val="CommentSubject"/>
    <w:uiPriority w:val="99"/>
    <w:semiHidden/>
    <w:rsid w:val="00F740E7"/>
    <w:rPr>
      <w:b/>
      <w:bCs/>
      <w:sz w:val="20"/>
      <w:szCs w:val="20"/>
    </w:rPr>
  </w:style>
  <w:style w:type="character" w:styleId="Hyperlink">
    <w:name w:val="Hyperlink"/>
    <w:basedOn w:val="DefaultParagraphFont"/>
    <w:uiPriority w:val="99"/>
    <w:unhideWhenUsed/>
    <w:rsid w:val="00777417"/>
    <w:rPr>
      <w:color w:val="0563C1" w:themeColor="hyperlink"/>
      <w:u w:val="single"/>
    </w:rPr>
  </w:style>
  <w:style w:type="character" w:styleId="LineNumber">
    <w:name w:val="line number"/>
    <w:basedOn w:val="DefaultParagraphFont"/>
    <w:uiPriority w:val="99"/>
    <w:semiHidden/>
    <w:unhideWhenUsed/>
    <w:rsid w:val="006A0859"/>
  </w:style>
  <w:style w:type="character" w:styleId="PlaceholderText">
    <w:name w:val="Placeholder Text"/>
    <w:basedOn w:val="DefaultParagraphFont"/>
    <w:uiPriority w:val="99"/>
    <w:semiHidden/>
    <w:rsid w:val="002B194A"/>
    <w:rPr>
      <w:color w:val="808080"/>
    </w:rPr>
  </w:style>
  <w:style w:type="paragraph" w:styleId="HTMLPreformatted">
    <w:name w:val="HTML Preformatted"/>
    <w:basedOn w:val="Normal"/>
    <w:link w:val="HTMLPreformattedChar"/>
    <w:uiPriority w:val="99"/>
    <w:semiHidden/>
    <w:unhideWhenUsed/>
    <w:rsid w:val="002B1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194A"/>
    <w:rPr>
      <w:rFonts w:ascii="Courier New" w:eastAsia="Times New Roman" w:hAnsi="Courier New" w:cs="Courier New"/>
      <w:sz w:val="20"/>
      <w:szCs w:val="20"/>
    </w:rPr>
  </w:style>
  <w:style w:type="character" w:customStyle="1" w:styleId="pln">
    <w:name w:val="pln"/>
    <w:basedOn w:val="DefaultParagraphFont"/>
    <w:rsid w:val="002B194A"/>
  </w:style>
  <w:style w:type="character" w:customStyle="1" w:styleId="kwd">
    <w:name w:val="kwd"/>
    <w:basedOn w:val="DefaultParagraphFont"/>
    <w:rsid w:val="002B194A"/>
  </w:style>
  <w:style w:type="character" w:customStyle="1" w:styleId="pun">
    <w:name w:val="pun"/>
    <w:basedOn w:val="DefaultParagraphFont"/>
    <w:rsid w:val="002B194A"/>
  </w:style>
  <w:style w:type="table" w:styleId="TableGrid">
    <w:name w:val="Table Grid"/>
    <w:basedOn w:val="TableNormal"/>
    <w:uiPriority w:val="39"/>
    <w:rsid w:val="002B1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FE6A71"/>
  </w:style>
  <w:style w:type="character" w:customStyle="1" w:styleId="UnresolvedMention1">
    <w:name w:val="Unresolved Mention1"/>
    <w:basedOn w:val="DefaultParagraphFont"/>
    <w:uiPriority w:val="99"/>
    <w:rsid w:val="006F025B"/>
    <w:rPr>
      <w:color w:val="605E5C"/>
      <w:shd w:val="clear" w:color="auto" w:fill="E1DFDD"/>
    </w:rPr>
  </w:style>
  <w:style w:type="paragraph" w:styleId="Revision">
    <w:name w:val="Revision"/>
    <w:hidden/>
    <w:uiPriority w:val="99"/>
    <w:semiHidden/>
    <w:rsid w:val="00812985"/>
    <w:pPr>
      <w:spacing w:after="0" w:line="240" w:lineRule="auto"/>
    </w:pPr>
  </w:style>
  <w:style w:type="character" w:styleId="UnresolvedMention">
    <w:name w:val="Unresolved Mention"/>
    <w:basedOn w:val="DefaultParagraphFont"/>
    <w:uiPriority w:val="99"/>
    <w:rsid w:val="006146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0054519">
      <w:bodyDiv w:val="1"/>
      <w:marLeft w:val="0"/>
      <w:marRight w:val="0"/>
      <w:marTop w:val="0"/>
      <w:marBottom w:val="0"/>
      <w:divBdr>
        <w:top w:val="none" w:sz="0" w:space="0" w:color="auto"/>
        <w:left w:val="none" w:sz="0" w:space="0" w:color="auto"/>
        <w:bottom w:val="none" w:sz="0" w:space="0" w:color="auto"/>
        <w:right w:val="none" w:sz="0" w:space="0" w:color="auto"/>
      </w:divBdr>
    </w:div>
    <w:div w:id="2125074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wan-Lab/behavioral-rigs" TargetMode="External"/><Relationship Id="rId13" Type="http://schemas.openxmlformats.org/officeDocument/2006/relationships/image" Target="media/image4.tiff"/><Relationship Id="rId18" Type="http://schemas.openxmlformats.org/officeDocument/2006/relationships/image" Target="media/image9.tif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iff"/><Relationship Id="rId23" Type="http://schemas.microsoft.com/office/2011/relationships/people" Target="people.xml"/><Relationship Id="rId10" Type="http://schemas.openxmlformats.org/officeDocument/2006/relationships/image" Target="media/image1.tiff"/><Relationship Id="rId19"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hyperlink" Target="http://github.com/Kwan-Lab" TargetMode="External"/><Relationship Id="rId14" Type="http://schemas.openxmlformats.org/officeDocument/2006/relationships/image" Target="media/image5.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DEC1B-3AB5-6343-87BC-894DD4564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16353</Words>
  <Characters>93216</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Hongli</dc:creator>
  <cp:keywords/>
  <dc:description/>
  <cp:lastModifiedBy>Alex Kwan</cp:lastModifiedBy>
  <cp:revision>4</cp:revision>
  <dcterms:created xsi:type="dcterms:W3CDTF">2021-06-16T15:00:00Z</dcterms:created>
  <dcterms:modified xsi:type="dcterms:W3CDTF">2021-06-16T15:03:00Z</dcterms:modified>
</cp:coreProperties>
</file>